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A759" w14:textId="77777777" w:rsidR="00EC16A6" w:rsidRDefault="00EC16A6" w:rsidP="00EC16A6">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eastAsiaTheme="majorEastAsia" w:hAnsi="Calibri" w:cs="Calibri"/>
          <w:b/>
          <w:bCs/>
          <w:lang w:val="en"/>
        </w:rPr>
        <w:t>University of Wisconsin - Madison</w:t>
      </w:r>
      <w:r>
        <w:rPr>
          <w:rStyle w:val="eop"/>
          <w:rFonts w:ascii="Calibri" w:eastAsiaTheme="majorEastAsia" w:hAnsi="Calibri" w:cs="Calibri"/>
        </w:rPr>
        <w:t> </w:t>
      </w:r>
    </w:p>
    <w:p w14:paraId="25C803C9" w14:textId="77777777" w:rsidR="00EC16A6" w:rsidRDefault="00EC16A6" w:rsidP="00EC16A6">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eastAsiaTheme="majorEastAsia" w:hAnsi="Calibri" w:cs="Calibri"/>
          <w:b/>
          <w:bCs/>
          <w:lang w:val="en"/>
        </w:rPr>
        <w:t>Research Participant Information and Consent Form</w:t>
      </w:r>
      <w:r>
        <w:rPr>
          <w:rStyle w:val="eop"/>
          <w:rFonts w:ascii="Calibri" w:eastAsiaTheme="majorEastAsia" w:hAnsi="Calibri" w:cs="Calibri"/>
        </w:rPr>
        <w:t> </w:t>
      </w:r>
    </w:p>
    <w:p w14:paraId="0545F2A4"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677A2F07"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Study Title:</w:t>
      </w:r>
      <w:r>
        <w:rPr>
          <w:rStyle w:val="normaltextrun"/>
          <w:rFonts w:ascii="Calibri" w:eastAsiaTheme="majorEastAsia" w:hAnsi="Calibri" w:cs="Calibri"/>
          <w:lang w:val="en"/>
        </w:rPr>
        <w:t xml:space="preserve"> Detecting Slope in Graphs</w:t>
      </w:r>
      <w:r>
        <w:rPr>
          <w:rStyle w:val="eop"/>
          <w:rFonts w:ascii="Calibri" w:eastAsiaTheme="majorEastAsia" w:hAnsi="Calibri" w:cs="Calibri"/>
        </w:rPr>
        <w:t> </w:t>
      </w:r>
    </w:p>
    <w:p w14:paraId="556B1B40"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Principal Investigator:</w:t>
      </w:r>
      <w:r>
        <w:rPr>
          <w:rStyle w:val="normaltextrun"/>
          <w:rFonts w:ascii="Calibri" w:eastAsiaTheme="majorEastAsia" w:hAnsi="Calibri" w:cs="Calibri"/>
          <w:lang w:val="en"/>
        </w:rPr>
        <w:t xml:space="preserve"> Martha Alibali (Phone: (608) 262-0837) (Email: mwalibali@wisc.edu)</w:t>
      </w:r>
      <w:r>
        <w:rPr>
          <w:rStyle w:val="eop"/>
          <w:rFonts w:ascii="Calibri" w:eastAsiaTheme="majorEastAsia" w:hAnsi="Calibri" w:cs="Calibri"/>
        </w:rPr>
        <w:t> </w:t>
      </w:r>
    </w:p>
    <w:p w14:paraId="09013BD2"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Student Researcher</w:t>
      </w:r>
      <w:r>
        <w:rPr>
          <w:rStyle w:val="normaltextrun"/>
          <w:rFonts w:ascii="Calibri" w:eastAsiaTheme="majorEastAsia" w:hAnsi="Calibri" w:cs="Calibri"/>
          <w:lang w:val="en"/>
        </w:rPr>
        <w:t>: Nick Tarantino</w:t>
      </w:r>
      <w:r>
        <w:rPr>
          <w:rStyle w:val="eop"/>
          <w:rFonts w:ascii="Calibri" w:eastAsiaTheme="majorEastAsia" w:hAnsi="Calibri" w:cs="Calibri"/>
        </w:rPr>
        <w:t> </w:t>
      </w:r>
    </w:p>
    <w:p w14:paraId="0F60AB67"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0A9C462B"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Description of the research</w:t>
      </w:r>
      <w:r>
        <w:rPr>
          <w:rStyle w:val="eop"/>
          <w:rFonts w:ascii="Calibri" w:eastAsiaTheme="majorEastAsia" w:hAnsi="Calibri" w:cs="Calibri"/>
        </w:rPr>
        <w:t> </w:t>
      </w:r>
    </w:p>
    <w:p w14:paraId="283C987E" w14:textId="3888F784"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 xml:space="preserve">You are invited to participate in a research study about people's perception of </w:t>
      </w:r>
      <w:ins w:id="0" w:author="Nick Robert Tarantino" w:date="2026-01-22T22:37:00Z" w16du:dateUtc="2026-01-23T04:37:00Z">
        <w:r>
          <w:rPr>
            <w:rStyle w:val="eop"/>
            <w:rFonts w:ascii="Calibri" w:eastAsiaTheme="majorEastAsia" w:hAnsi="Calibri" w:cs="Calibri"/>
          </w:rPr>
          <w:t>dot arrays.</w:t>
        </w:r>
      </w:ins>
      <w:del w:id="1" w:author="Nick Robert Tarantino" w:date="2026-01-22T22:37:00Z" w16du:dateUtc="2026-01-23T04:37:00Z">
        <w:r w:rsidDel="00EC16A6">
          <w:rPr>
            <w:rStyle w:val="normaltextrun"/>
            <w:rFonts w:ascii="Calibri" w:eastAsiaTheme="majorEastAsia" w:hAnsi="Calibri" w:cs="Calibri"/>
          </w:rPr>
          <w:delText>trends in different graphs.</w:delText>
        </w:r>
        <w:r w:rsidDel="00EC16A6">
          <w:rPr>
            <w:rStyle w:val="eop"/>
            <w:rFonts w:ascii="Calibri" w:eastAsiaTheme="majorEastAsia" w:hAnsi="Calibri" w:cs="Calibri"/>
          </w:rPr>
          <w:delText> </w:delText>
        </w:r>
      </w:del>
    </w:p>
    <w:p w14:paraId="37B2EE71"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667248A1"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You have been asked to participate because you are a student over the age of 18 who is taking a course at UW-Madison.</w:t>
      </w:r>
      <w:r>
        <w:rPr>
          <w:rStyle w:val="eop"/>
          <w:rFonts w:ascii="Calibri" w:eastAsiaTheme="majorEastAsia" w:hAnsi="Calibri" w:cs="Calibri"/>
        </w:rPr>
        <w:t> </w:t>
      </w:r>
    </w:p>
    <w:p w14:paraId="495931B0"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7DD407AC" w14:textId="40D68505"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xml:space="preserve">The purpose of the research is to better understand the mechanisms by which people perceive </w:t>
      </w:r>
      <w:ins w:id="2" w:author="Nick Robert Tarantino" w:date="2026-01-22T22:38:00Z" w16du:dateUtc="2026-01-23T04:38:00Z">
        <w:r>
          <w:rPr>
            <w:rStyle w:val="normaltextrun"/>
            <w:rFonts w:ascii="Calibri" w:eastAsiaTheme="majorEastAsia" w:hAnsi="Calibri" w:cs="Calibri"/>
            <w:lang w:val="en"/>
          </w:rPr>
          <w:t>sets of objects.</w:t>
        </w:r>
      </w:ins>
      <w:del w:id="3" w:author="Nick Robert Tarantino" w:date="2026-01-22T22:38:00Z" w16du:dateUtc="2026-01-23T04:38:00Z">
        <w:r w:rsidDel="00EC16A6">
          <w:rPr>
            <w:rStyle w:val="normaltextrun"/>
            <w:rFonts w:ascii="Calibri" w:eastAsiaTheme="majorEastAsia" w:hAnsi="Calibri" w:cs="Calibri"/>
            <w:lang w:val="en"/>
          </w:rPr>
          <w:delText>information from graphically presented data. </w:delText>
        </w:r>
        <w:r w:rsidDel="00EC16A6">
          <w:rPr>
            <w:rStyle w:val="eop"/>
            <w:rFonts w:ascii="Calibri" w:eastAsiaTheme="majorEastAsia" w:hAnsi="Calibri" w:cs="Calibri"/>
          </w:rPr>
          <w:delText> </w:delText>
        </w:r>
      </w:del>
    </w:p>
    <w:p w14:paraId="4A37506A"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4714C0CF"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This study will include undergraduates from the University of Wisconsin-Madison in the SONA subject pool.</w:t>
      </w:r>
      <w:r>
        <w:rPr>
          <w:rStyle w:val="eop"/>
          <w:rFonts w:ascii="Calibri" w:eastAsiaTheme="majorEastAsia" w:hAnsi="Calibri" w:cs="Calibri"/>
        </w:rPr>
        <w:t> </w:t>
      </w:r>
    </w:p>
    <w:p w14:paraId="023597ED"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5D120097"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Please complete the survey in a private setting. You must complete the survey in one sitting.</w:t>
      </w:r>
      <w:r>
        <w:rPr>
          <w:rStyle w:val="eop"/>
          <w:rFonts w:ascii="Calibri" w:eastAsiaTheme="majorEastAsia" w:hAnsi="Calibri" w:cs="Calibri"/>
        </w:rPr>
        <w:t> </w:t>
      </w:r>
    </w:p>
    <w:p w14:paraId="16AD821E"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19657A8A"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What will my participation involve?</w:t>
      </w:r>
      <w:r>
        <w:rPr>
          <w:rStyle w:val="eop"/>
          <w:rFonts w:ascii="Calibri" w:eastAsiaTheme="majorEastAsia" w:hAnsi="Calibri" w:cs="Calibri"/>
        </w:rPr>
        <w:t> </w:t>
      </w:r>
    </w:p>
    <w:p w14:paraId="651AB81A" w14:textId="4C4B7A58"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 xml:space="preserve">If you agree to participate, you will complete a single 30-minute session with a series of tasks. First, you will complete a task </w:t>
      </w:r>
      <w:ins w:id="4" w:author="Nick Robert Tarantino" w:date="2026-01-22T22:39:00Z" w16du:dateUtc="2026-01-23T04:39:00Z">
        <w:r>
          <w:rPr>
            <w:rStyle w:val="normaltextrun"/>
            <w:rFonts w:ascii="Calibri" w:eastAsiaTheme="majorEastAsia" w:hAnsi="Calibri" w:cs="Calibri"/>
          </w:rPr>
          <w:t xml:space="preserve">in which you </w:t>
        </w:r>
      </w:ins>
      <w:ins w:id="5" w:author="Nick Robert Tarantino" w:date="2026-01-22T22:40:00Z" w16du:dateUtc="2026-01-23T04:40:00Z">
        <w:r>
          <w:rPr>
            <w:rStyle w:val="normaltextrun"/>
            <w:rFonts w:ascii="Calibri" w:eastAsiaTheme="majorEastAsia" w:hAnsi="Calibri" w:cs="Calibri"/>
          </w:rPr>
          <w:t xml:space="preserve">will </w:t>
        </w:r>
      </w:ins>
      <w:ins w:id="6" w:author="Nick Robert Tarantino" w:date="2026-01-22T22:39:00Z" w16du:dateUtc="2026-01-23T04:39:00Z">
        <w:r>
          <w:rPr>
            <w:rStyle w:val="normaltextrun"/>
            <w:rFonts w:ascii="Calibri" w:eastAsiaTheme="majorEastAsia" w:hAnsi="Calibri" w:cs="Calibri"/>
          </w:rPr>
          <w:t xml:space="preserve">learn to categorize sets of dots using the keys on your keyboard and </w:t>
        </w:r>
      </w:ins>
      <w:ins w:id="7" w:author="Nick Robert Tarantino" w:date="2026-01-22T22:42:00Z" w16du:dateUtc="2026-01-23T04:42:00Z">
        <w:r>
          <w:rPr>
            <w:rStyle w:val="normaltextrun"/>
            <w:rFonts w:ascii="Calibri" w:eastAsiaTheme="majorEastAsia" w:hAnsi="Calibri" w:cs="Calibri"/>
          </w:rPr>
          <w:t>through</w:t>
        </w:r>
      </w:ins>
      <w:ins w:id="8" w:author="Nick Robert Tarantino" w:date="2026-01-22T22:39:00Z" w16du:dateUtc="2026-01-23T04:39:00Z">
        <w:r>
          <w:rPr>
            <w:rStyle w:val="normaltextrun"/>
            <w:rFonts w:ascii="Calibri" w:eastAsiaTheme="majorEastAsia" w:hAnsi="Calibri" w:cs="Calibri"/>
          </w:rPr>
          <w:t xml:space="preserve"> receiving feedback</w:t>
        </w:r>
      </w:ins>
      <w:del w:id="9" w:author="Nick Robert Tarantino" w:date="2026-01-22T22:39:00Z" w16du:dateUtc="2026-01-23T04:39:00Z">
        <w:r w:rsidDel="00EC16A6">
          <w:rPr>
            <w:rStyle w:val="normaltextrun"/>
            <w:rFonts w:ascii="Calibri" w:eastAsiaTheme="majorEastAsia" w:hAnsi="Calibri" w:cs="Calibri"/>
          </w:rPr>
          <w:delText>that tests your ability to locate trends in graphs</w:delText>
        </w:r>
      </w:del>
      <w:r>
        <w:rPr>
          <w:rStyle w:val="normaltextrun"/>
          <w:rFonts w:ascii="Calibri" w:eastAsiaTheme="majorEastAsia" w:hAnsi="Calibri" w:cs="Calibri"/>
        </w:rPr>
        <w:t>. Then, you will complete a</w:t>
      </w:r>
      <w:del w:id="10" w:author="Nick Robert Tarantino" w:date="2026-01-22T22:40:00Z" w16du:dateUtc="2026-01-23T04:40:00Z">
        <w:r w:rsidDel="00EC16A6">
          <w:rPr>
            <w:rStyle w:val="normaltextrun"/>
            <w:rFonts w:ascii="Calibri" w:eastAsiaTheme="majorEastAsia" w:hAnsi="Calibri" w:cs="Calibri"/>
          </w:rPr>
          <w:delText xml:space="preserve"> few</w:delText>
        </w:r>
      </w:del>
      <w:r>
        <w:rPr>
          <w:rStyle w:val="normaltextrun"/>
          <w:rFonts w:ascii="Calibri" w:eastAsiaTheme="majorEastAsia" w:hAnsi="Calibri" w:cs="Calibri"/>
        </w:rPr>
        <w:t xml:space="preserve"> questionnaire</w:t>
      </w:r>
      <w:del w:id="11" w:author="Nick Robert Tarantino" w:date="2026-01-22T22:40:00Z" w16du:dateUtc="2026-01-23T04:40:00Z">
        <w:r w:rsidDel="00EC16A6">
          <w:rPr>
            <w:rStyle w:val="normaltextrun"/>
            <w:rFonts w:ascii="Calibri" w:eastAsiaTheme="majorEastAsia" w:hAnsi="Calibri" w:cs="Calibri"/>
          </w:rPr>
          <w:delText>s</w:delText>
        </w:r>
      </w:del>
      <w:r>
        <w:rPr>
          <w:rStyle w:val="normaltextrun"/>
          <w:rFonts w:ascii="Calibri" w:eastAsiaTheme="majorEastAsia" w:hAnsi="Calibri" w:cs="Calibri"/>
        </w:rPr>
        <w:t xml:space="preserve"> in which you will be asked about your </w:t>
      </w:r>
      <w:del w:id="12" w:author="Nick Robert Tarantino" w:date="2026-01-22T22:40:00Z" w16du:dateUtc="2026-01-23T04:40:00Z">
        <w:r w:rsidDel="00EC16A6">
          <w:rPr>
            <w:rStyle w:val="normaltextrun"/>
            <w:rFonts w:ascii="Calibri" w:eastAsiaTheme="majorEastAsia" w:hAnsi="Calibri" w:cs="Calibri"/>
          </w:rPr>
          <w:delText xml:space="preserve">knowledge and </w:delText>
        </w:r>
      </w:del>
      <w:r>
        <w:rPr>
          <w:rStyle w:val="normaltextrun"/>
          <w:rFonts w:ascii="Calibri" w:eastAsiaTheme="majorEastAsia" w:hAnsi="Calibri" w:cs="Calibri"/>
        </w:rPr>
        <w:t xml:space="preserve">education in </w:t>
      </w:r>
      <w:del w:id="13" w:author="Nick Robert Tarantino" w:date="2026-01-22T22:40:00Z" w16du:dateUtc="2026-01-23T04:40:00Z">
        <w:r w:rsidDel="00EC16A6">
          <w:rPr>
            <w:rStyle w:val="normaltextrun"/>
            <w:rFonts w:ascii="Calibri" w:eastAsiaTheme="majorEastAsia" w:hAnsi="Calibri" w:cs="Calibri"/>
          </w:rPr>
          <w:delText xml:space="preserve">statistics and </w:delText>
        </w:r>
      </w:del>
      <w:r>
        <w:rPr>
          <w:rStyle w:val="normaltextrun"/>
          <w:rFonts w:ascii="Calibri" w:eastAsiaTheme="majorEastAsia" w:hAnsi="Calibri" w:cs="Calibri"/>
        </w:rPr>
        <w:t>math</w:t>
      </w:r>
      <w:ins w:id="14" w:author="Nick Robert Tarantino" w:date="2026-01-22T22:40:00Z" w16du:dateUtc="2026-01-23T04:40:00Z">
        <w:r>
          <w:rPr>
            <w:rStyle w:val="normaltextrun"/>
            <w:rFonts w:ascii="Calibri" w:eastAsiaTheme="majorEastAsia" w:hAnsi="Calibri" w:cs="Calibri"/>
          </w:rPr>
          <w:t xml:space="preserve"> </w:t>
        </w:r>
      </w:ins>
      <w:del w:id="15" w:author="Nick Robert Tarantino" w:date="2026-01-22T22:40:00Z" w16du:dateUtc="2026-01-23T04:40:00Z">
        <w:r w:rsidDel="00EC16A6">
          <w:rPr>
            <w:rStyle w:val="normaltextrun"/>
            <w:rFonts w:ascii="Calibri" w:eastAsiaTheme="majorEastAsia" w:hAnsi="Calibri" w:cs="Calibri"/>
          </w:rPr>
          <w:delText xml:space="preserve">, </w:delText>
        </w:r>
      </w:del>
      <w:r>
        <w:rPr>
          <w:rStyle w:val="normaltextrun"/>
          <w:rFonts w:ascii="Calibri" w:eastAsiaTheme="majorEastAsia" w:hAnsi="Calibri" w:cs="Calibri"/>
        </w:rPr>
        <w:t>and demographic information. </w:t>
      </w:r>
      <w:r>
        <w:rPr>
          <w:rStyle w:val="eop"/>
          <w:rFonts w:ascii="Calibri" w:eastAsiaTheme="majorEastAsia" w:hAnsi="Calibri" w:cs="Calibri"/>
        </w:rPr>
        <w:t> </w:t>
      </w:r>
    </w:p>
    <w:p w14:paraId="4D15B195"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544A8FCC"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Your participation will last approximately 30 minutes and will require 1 session.</w:t>
      </w:r>
      <w:r>
        <w:rPr>
          <w:rStyle w:val="eop"/>
          <w:rFonts w:ascii="Calibri" w:eastAsiaTheme="majorEastAsia" w:hAnsi="Calibri" w:cs="Calibri"/>
        </w:rPr>
        <w:t> </w:t>
      </w:r>
    </w:p>
    <w:p w14:paraId="4B7B69D0"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58972F32"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Are there any risks to me?</w:t>
      </w:r>
      <w:r>
        <w:rPr>
          <w:rStyle w:val="eop"/>
          <w:rFonts w:ascii="Calibri" w:eastAsiaTheme="majorEastAsia" w:hAnsi="Calibri" w:cs="Calibri"/>
        </w:rPr>
        <w:t> </w:t>
      </w:r>
    </w:p>
    <w:p w14:paraId="3AFA7AD0"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There is a small possibility of breach of confidentiality until your ID from SONA is deleted from the data and replaced with a researcher-generated code. Data will be stored securely according to canvas policy. </w:t>
      </w:r>
      <w:r>
        <w:rPr>
          <w:rStyle w:val="eop"/>
          <w:rFonts w:ascii="Calibri" w:eastAsiaTheme="majorEastAsia" w:hAnsi="Calibri" w:cs="Calibri"/>
        </w:rPr>
        <w:t> </w:t>
      </w:r>
    </w:p>
    <w:p w14:paraId="36465BC0"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443A9497"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You may find the tasks fatiguing. You may take breaks between sections as needed. </w:t>
      </w:r>
      <w:r>
        <w:rPr>
          <w:rStyle w:val="eop"/>
          <w:rFonts w:ascii="Calibri" w:eastAsiaTheme="majorEastAsia" w:hAnsi="Calibri" w:cs="Calibri"/>
        </w:rPr>
        <w:t> </w:t>
      </w:r>
    </w:p>
    <w:p w14:paraId="16633568"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7704945F"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Are there any benefits to me?</w:t>
      </w:r>
      <w:r>
        <w:rPr>
          <w:rStyle w:val="eop"/>
          <w:rFonts w:ascii="Calibri" w:eastAsiaTheme="majorEastAsia" w:hAnsi="Calibri" w:cs="Calibri"/>
        </w:rPr>
        <w:t> </w:t>
      </w:r>
    </w:p>
    <w:p w14:paraId="05BCE631"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There are no direct benefits to you. </w:t>
      </w:r>
      <w:r>
        <w:rPr>
          <w:rStyle w:val="eop"/>
          <w:rFonts w:ascii="Calibri" w:eastAsiaTheme="majorEastAsia" w:hAnsi="Calibri" w:cs="Calibri"/>
        </w:rPr>
        <w:t> </w:t>
      </w:r>
    </w:p>
    <w:p w14:paraId="3AD7AC02"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7EEEAA21"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Will I be compensated for my participation?</w:t>
      </w:r>
      <w:r>
        <w:rPr>
          <w:rStyle w:val="eop"/>
          <w:rFonts w:ascii="Calibri" w:eastAsiaTheme="majorEastAsia" w:hAnsi="Calibri" w:cs="Calibri"/>
        </w:rPr>
        <w:t> </w:t>
      </w:r>
    </w:p>
    <w:p w14:paraId="2501B94A"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You will receive 0.5 extra credit points for participating in this study.</w:t>
      </w:r>
      <w:r>
        <w:rPr>
          <w:rStyle w:val="eop"/>
          <w:rFonts w:ascii="Calibri" w:eastAsiaTheme="majorEastAsia" w:hAnsi="Calibri" w:cs="Calibri"/>
        </w:rPr>
        <w:t> </w:t>
      </w:r>
    </w:p>
    <w:p w14:paraId="4E2E04C1"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567934C8"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How will my confidentiality be protected?</w:t>
      </w:r>
      <w:r>
        <w:rPr>
          <w:rStyle w:val="eop"/>
          <w:rFonts w:ascii="Calibri" w:eastAsiaTheme="majorEastAsia" w:hAnsi="Calibri" w:cs="Calibri"/>
        </w:rPr>
        <w:t> </w:t>
      </w:r>
    </w:p>
    <w:p w14:paraId="02EAC03D"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lastRenderedPageBreak/>
        <w:t>This study is confidential. Neither your name nor any other identifiable information will be published.</w:t>
      </w:r>
      <w:r>
        <w:rPr>
          <w:rStyle w:val="eop"/>
          <w:rFonts w:ascii="Calibri" w:eastAsiaTheme="majorEastAsia" w:hAnsi="Calibri" w:cs="Calibri"/>
        </w:rPr>
        <w:t> </w:t>
      </w:r>
    </w:p>
    <w:p w14:paraId="02DDA700"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0C5C5F61"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 xml:space="preserve">There may be publications </w:t>
      </w:r>
      <w:proofErr w:type="gramStart"/>
      <w:r>
        <w:rPr>
          <w:rStyle w:val="normaltextrun"/>
          <w:rFonts w:ascii="Calibri" w:eastAsiaTheme="majorEastAsia" w:hAnsi="Calibri" w:cs="Calibri"/>
        </w:rPr>
        <w:t>as a result of</w:t>
      </w:r>
      <w:proofErr w:type="gramEnd"/>
      <w:r>
        <w:rPr>
          <w:rStyle w:val="normaltextrun"/>
          <w:rFonts w:ascii="Calibri" w:eastAsiaTheme="majorEastAsia" w:hAnsi="Calibri" w:cs="Calibri"/>
        </w:rPr>
        <w:t xml:space="preserve"> this study, but your name will not be used. In all data analyses and reports of this research, you will be identified only by a code number.</w:t>
      </w:r>
      <w:r>
        <w:rPr>
          <w:rStyle w:val="eop"/>
          <w:rFonts w:ascii="Calibri" w:eastAsiaTheme="majorEastAsia" w:hAnsi="Calibri" w:cs="Calibri"/>
        </w:rPr>
        <w:t> </w:t>
      </w:r>
    </w:p>
    <w:p w14:paraId="4EC3D570"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49E00DA9"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Coded research data may be shared with other researchers; however, no identifying information will be shared. The data will be stored in a secure server and will be stored for at least seven years beyond the completion of the study.</w:t>
      </w:r>
      <w:r>
        <w:rPr>
          <w:rStyle w:val="eop"/>
          <w:rFonts w:ascii="Calibri" w:eastAsiaTheme="majorEastAsia" w:hAnsi="Calibri" w:cs="Calibri"/>
        </w:rPr>
        <w:t> </w:t>
      </w:r>
    </w:p>
    <w:p w14:paraId="3378EA35"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40BDB69D"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xml:space="preserve">The survey is hosted by the Qualtrics system and involves a secure connection. Terms of Service, addressing confidentiality, may be viewed at </w:t>
      </w:r>
      <w:hyperlink r:id="rId4" w:tgtFrame="_blank" w:history="1">
        <w:r>
          <w:rPr>
            <w:rStyle w:val="normaltextrun"/>
            <w:rFonts w:ascii="Calibri" w:eastAsiaTheme="majorEastAsia" w:hAnsi="Calibri" w:cs="Calibri"/>
            <w:color w:val="0563C1"/>
            <w:u w:val="single"/>
            <w:lang w:val="en"/>
          </w:rPr>
          <w:t>http://www.qualtrics.com/acceptable-use-statement</w:t>
        </w:r>
      </w:hyperlink>
      <w:r>
        <w:rPr>
          <w:rStyle w:val="normaltextrun"/>
          <w:rFonts w:ascii="Calibri" w:eastAsiaTheme="majorEastAsia" w:hAnsi="Calibri" w:cs="Calibri"/>
          <w:lang w:val="en"/>
        </w:rPr>
        <w:t>.</w:t>
      </w:r>
      <w:r>
        <w:rPr>
          <w:rStyle w:val="eop"/>
          <w:rFonts w:ascii="Calibri" w:eastAsiaTheme="majorEastAsia" w:hAnsi="Calibri" w:cs="Calibri"/>
        </w:rPr>
        <w:t> </w:t>
      </w:r>
    </w:p>
    <w:p w14:paraId="49138A30"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0DA93586"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Whom should I contact if I have questions?</w:t>
      </w:r>
      <w:r>
        <w:rPr>
          <w:rStyle w:val="eop"/>
          <w:rFonts w:ascii="Calibri" w:eastAsiaTheme="majorEastAsia" w:hAnsi="Calibri" w:cs="Calibri"/>
        </w:rPr>
        <w:t> </w:t>
      </w:r>
    </w:p>
    <w:p w14:paraId="2F77003E"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You may ask any questions about the research at any time. If you have questions, concerns, or complaints, or think that participating in the research has hurt you, talk to the research team or contact the Principal Investigator Martha Alibali at (608) 262-0837.</w:t>
      </w:r>
      <w:r>
        <w:rPr>
          <w:rStyle w:val="eop"/>
          <w:rFonts w:ascii="Calibri" w:eastAsiaTheme="majorEastAsia" w:hAnsi="Calibri" w:cs="Calibri"/>
        </w:rPr>
        <w:t> </w:t>
      </w:r>
    </w:p>
    <w:p w14:paraId="03510499"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562A0C4A"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If you have concerns about your rights as a research participant or have complaints about the research study or study team, call the confidential research compliance line at 1-833-652-2506. UW Staff not part of the study team will work with you to address concerns and assist in resolving any complaints.</w:t>
      </w:r>
      <w:r>
        <w:rPr>
          <w:rStyle w:val="eop"/>
          <w:rFonts w:ascii="Calibri" w:eastAsiaTheme="majorEastAsia" w:hAnsi="Calibri" w:cs="Calibri"/>
        </w:rPr>
        <w:t> </w:t>
      </w:r>
    </w:p>
    <w:p w14:paraId="26266142"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296DDA73"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If you decide not to participate or to withdraw from the study, you may do so without penalty.</w:t>
      </w:r>
      <w:r>
        <w:rPr>
          <w:rStyle w:val="eop"/>
          <w:rFonts w:ascii="Calibri" w:eastAsiaTheme="majorEastAsia" w:hAnsi="Calibri" w:cs="Calibri"/>
        </w:rPr>
        <w:t> </w:t>
      </w:r>
    </w:p>
    <w:p w14:paraId="76622D77"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2F771735"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normaltextrun"/>
          <w:rFonts w:ascii="Calibri" w:eastAsiaTheme="majorEastAsia" w:hAnsi="Calibri" w:cs="Calibri"/>
          <w:lang w:val="en"/>
        </w:rPr>
        <w:t>If you want a copy of this consent for your records, please print this page from your web browser now.</w:t>
      </w:r>
      <w:r>
        <w:rPr>
          <w:rStyle w:val="eop"/>
          <w:rFonts w:ascii="Calibri" w:eastAsiaTheme="majorEastAsia" w:hAnsi="Calibri" w:cs="Calibri"/>
        </w:rPr>
        <w:t> </w:t>
      </w:r>
    </w:p>
    <w:p w14:paraId="06C2122A"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5E3F9ACA"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normaltextrun"/>
          <w:rFonts w:ascii="Calibri" w:eastAsiaTheme="majorEastAsia" w:hAnsi="Calibri" w:cs="Calibri"/>
        </w:rPr>
        <w:t>If you wish to participate, please select the first option, indicating that you have read the information provided on this page and click the Next button below to begin the survey. </w:t>
      </w:r>
      <w:r>
        <w:rPr>
          <w:rStyle w:val="eop"/>
          <w:rFonts w:ascii="Calibri" w:eastAsiaTheme="majorEastAsia" w:hAnsi="Calibri" w:cs="Calibri"/>
        </w:rPr>
        <w:t> </w:t>
      </w:r>
    </w:p>
    <w:p w14:paraId="492226CD"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3E376422"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normaltextrun"/>
          <w:rFonts w:ascii="Calibri" w:eastAsiaTheme="majorEastAsia" w:hAnsi="Calibri" w:cs="Calibri"/>
          <w:lang w:val="en"/>
        </w:rPr>
        <w:t>Sincerely,</w:t>
      </w:r>
      <w:r>
        <w:rPr>
          <w:rStyle w:val="eop"/>
          <w:rFonts w:ascii="Calibri" w:eastAsiaTheme="majorEastAsia" w:hAnsi="Calibri" w:cs="Calibri"/>
        </w:rPr>
        <w:t> </w:t>
      </w:r>
    </w:p>
    <w:p w14:paraId="6E094823"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normaltextrun"/>
          <w:rFonts w:ascii="Calibri" w:eastAsiaTheme="majorEastAsia" w:hAnsi="Calibri" w:cs="Calibri"/>
          <w:lang w:val="en"/>
        </w:rPr>
        <w:t>Dr. Martha Alibali</w:t>
      </w:r>
      <w:r>
        <w:rPr>
          <w:rStyle w:val="eop"/>
          <w:rFonts w:ascii="Calibri" w:eastAsiaTheme="majorEastAsia" w:hAnsi="Calibri" w:cs="Calibri"/>
        </w:rPr>
        <w:t> </w:t>
      </w:r>
    </w:p>
    <w:p w14:paraId="7521541B"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normaltextrun"/>
          <w:rFonts w:ascii="Calibri" w:eastAsiaTheme="majorEastAsia" w:hAnsi="Calibri" w:cs="Calibri"/>
          <w:lang w:val="en"/>
        </w:rPr>
        <w:t>University of Wisconsin-Madison</w:t>
      </w:r>
      <w:r>
        <w:rPr>
          <w:rStyle w:val="eop"/>
          <w:rFonts w:ascii="Calibri" w:eastAsiaTheme="majorEastAsia" w:hAnsi="Calibri" w:cs="Calibri"/>
        </w:rPr>
        <w:t> </w:t>
      </w:r>
    </w:p>
    <w:p w14:paraId="1AA49782"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eop"/>
          <w:rFonts w:ascii="Calibri" w:eastAsiaTheme="majorEastAsia" w:hAnsi="Calibri" w:cs="Calibri"/>
        </w:rPr>
        <w:t> </w:t>
      </w:r>
    </w:p>
    <w:p w14:paraId="375507E8"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normaltextrun"/>
          <w:rFonts w:ascii="Calibri" w:eastAsiaTheme="majorEastAsia" w:hAnsi="Calibri" w:cs="Calibri"/>
          <w:color w:val="FF0000"/>
        </w:rPr>
        <w:t xml:space="preserve">Option 1: </w:t>
      </w:r>
      <w:r>
        <w:rPr>
          <w:rStyle w:val="normaltextrun"/>
          <w:rFonts w:ascii="Calibri" w:eastAsiaTheme="majorEastAsia" w:hAnsi="Calibri" w:cs="Calibri"/>
        </w:rPr>
        <w:t>I have read through the description of the research and agree to the information provided on this page.</w:t>
      </w:r>
      <w:r>
        <w:rPr>
          <w:rStyle w:val="eop"/>
          <w:rFonts w:ascii="Calibri" w:eastAsiaTheme="majorEastAsia" w:hAnsi="Calibri" w:cs="Calibri"/>
        </w:rPr>
        <w:t> </w:t>
      </w:r>
    </w:p>
    <w:p w14:paraId="541D132A"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normaltextrun"/>
          <w:rFonts w:ascii="Calibri" w:eastAsiaTheme="majorEastAsia" w:hAnsi="Calibri" w:cs="Calibri"/>
          <w:color w:val="FF0000"/>
          <w:lang w:val="en"/>
        </w:rPr>
        <w:t xml:space="preserve">Option 2: </w:t>
      </w:r>
      <w:r>
        <w:rPr>
          <w:rStyle w:val="normaltextrun"/>
          <w:rFonts w:ascii="Calibri" w:eastAsiaTheme="majorEastAsia" w:hAnsi="Calibri" w:cs="Calibri"/>
          <w:lang w:val="en"/>
        </w:rPr>
        <w:t>I do not agree and no longer wish to complete this survey.</w:t>
      </w:r>
      <w:r>
        <w:rPr>
          <w:rStyle w:val="eop"/>
          <w:rFonts w:ascii="Calibri" w:eastAsiaTheme="majorEastAsia" w:hAnsi="Calibri" w:cs="Calibri"/>
        </w:rPr>
        <w:t> </w:t>
      </w:r>
    </w:p>
    <w:p w14:paraId="7A7521D3"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7EA34F4E" w14:textId="77777777" w:rsidR="00EC16A6" w:rsidRDefault="00EC16A6"/>
    <w:sectPr w:rsidR="00EC1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Robert Tarantino">
    <w15:presenceInfo w15:providerId="AD" w15:userId="S::nrtarantino@wisc.edu::3fb99638-8d59-4d18-8a78-7187f3a513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6A6"/>
    <w:rsid w:val="0046127A"/>
    <w:rsid w:val="00743B41"/>
    <w:rsid w:val="008006F9"/>
    <w:rsid w:val="00EC16A6"/>
    <w:rsid w:val="00FC5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0F7B46"/>
  <w15:chartTrackingRefBased/>
  <w15:docId w15:val="{8D8C4A6C-7D5B-3047-8C04-490EE7BA6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6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6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6A6"/>
    <w:rPr>
      <w:rFonts w:eastAsiaTheme="majorEastAsia" w:cstheme="majorBidi"/>
      <w:color w:val="272727" w:themeColor="text1" w:themeTint="D8"/>
    </w:rPr>
  </w:style>
  <w:style w:type="paragraph" w:styleId="Title">
    <w:name w:val="Title"/>
    <w:basedOn w:val="Normal"/>
    <w:next w:val="Normal"/>
    <w:link w:val="TitleChar"/>
    <w:uiPriority w:val="10"/>
    <w:qFormat/>
    <w:rsid w:val="00EC1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6A6"/>
    <w:pPr>
      <w:spacing w:before="160"/>
      <w:jc w:val="center"/>
    </w:pPr>
    <w:rPr>
      <w:i/>
      <w:iCs/>
      <w:color w:val="404040" w:themeColor="text1" w:themeTint="BF"/>
    </w:rPr>
  </w:style>
  <w:style w:type="character" w:customStyle="1" w:styleId="QuoteChar">
    <w:name w:val="Quote Char"/>
    <w:basedOn w:val="DefaultParagraphFont"/>
    <w:link w:val="Quote"/>
    <w:uiPriority w:val="29"/>
    <w:rsid w:val="00EC16A6"/>
    <w:rPr>
      <w:i/>
      <w:iCs/>
      <w:color w:val="404040" w:themeColor="text1" w:themeTint="BF"/>
    </w:rPr>
  </w:style>
  <w:style w:type="paragraph" w:styleId="ListParagraph">
    <w:name w:val="List Paragraph"/>
    <w:basedOn w:val="Normal"/>
    <w:uiPriority w:val="34"/>
    <w:qFormat/>
    <w:rsid w:val="00EC16A6"/>
    <w:pPr>
      <w:ind w:left="720"/>
      <w:contextualSpacing/>
    </w:pPr>
  </w:style>
  <w:style w:type="character" w:styleId="IntenseEmphasis">
    <w:name w:val="Intense Emphasis"/>
    <w:basedOn w:val="DefaultParagraphFont"/>
    <w:uiPriority w:val="21"/>
    <w:qFormat/>
    <w:rsid w:val="00EC16A6"/>
    <w:rPr>
      <w:i/>
      <w:iCs/>
      <w:color w:val="0F4761" w:themeColor="accent1" w:themeShade="BF"/>
    </w:rPr>
  </w:style>
  <w:style w:type="paragraph" w:styleId="IntenseQuote">
    <w:name w:val="Intense Quote"/>
    <w:basedOn w:val="Normal"/>
    <w:next w:val="Normal"/>
    <w:link w:val="IntenseQuoteChar"/>
    <w:uiPriority w:val="30"/>
    <w:qFormat/>
    <w:rsid w:val="00EC1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6A6"/>
    <w:rPr>
      <w:i/>
      <w:iCs/>
      <w:color w:val="0F4761" w:themeColor="accent1" w:themeShade="BF"/>
    </w:rPr>
  </w:style>
  <w:style w:type="character" w:styleId="IntenseReference">
    <w:name w:val="Intense Reference"/>
    <w:basedOn w:val="DefaultParagraphFont"/>
    <w:uiPriority w:val="32"/>
    <w:qFormat/>
    <w:rsid w:val="00EC16A6"/>
    <w:rPr>
      <w:b/>
      <w:bCs/>
      <w:smallCaps/>
      <w:color w:val="0F4761" w:themeColor="accent1" w:themeShade="BF"/>
      <w:spacing w:val="5"/>
    </w:rPr>
  </w:style>
  <w:style w:type="paragraph" w:customStyle="1" w:styleId="paragraph">
    <w:name w:val="paragraph"/>
    <w:basedOn w:val="Normal"/>
    <w:rsid w:val="00EC16A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EC16A6"/>
  </w:style>
  <w:style w:type="character" w:customStyle="1" w:styleId="eop">
    <w:name w:val="eop"/>
    <w:basedOn w:val="DefaultParagraphFont"/>
    <w:rsid w:val="00EC16A6"/>
  </w:style>
  <w:style w:type="paragraph" w:styleId="Revision">
    <w:name w:val="Revision"/>
    <w:hidden/>
    <w:uiPriority w:val="99"/>
    <w:semiHidden/>
    <w:rsid w:val="00EC16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hyperlink" Target="http://www.qualtrics.com/acceptable-use-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619</Words>
  <Characters>3163</Characters>
  <Application>Microsoft Office Word</Application>
  <DocSecurity>0</DocSecurity>
  <Lines>83</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Robert Tarantino</dc:creator>
  <cp:keywords/>
  <dc:description/>
  <cp:lastModifiedBy>Nick Robert Tarantino</cp:lastModifiedBy>
  <cp:revision>2</cp:revision>
  <dcterms:created xsi:type="dcterms:W3CDTF">2026-01-23T04:37:00Z</dcterms:created>
  <dcterms:modified xsi:type="dcterms:W3CDTF">2026-04-12T00:16:00Z</dcterms:modified>
</cp:coreProperties>
</file>