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A759" w14:textId="77777777" w:rsidR="00EC16A6" w:rsidRDefault="00EC16A6" w:rsidP="00EC16A6">
      <w:pPr>
        <w:pStyle w:val="paragraph"/>
        <w:spacing w:before="0" w:beforeAutospacing="0" w:after="0" w:afterAutospacing="0"/>
        <w:jc w:val="center"/>
        <w:textAlignment w:val="baseline"/>
        <w:rPr>
          <w:rFonts w:ascii="Segoe UI" w:hAnsi="Segoe UI" w:cs="Segoe UI"/>
          <w:sz w:val="18"/>
          <w:szCs w:val="18"/>
        </w:rPr>
      </w:pPr>
      <w:r>
        <w:rPr>
          <w:rStyle w:val="normaltextrun"/>
          <w:rFonts w:ascii="Calibri" w:eastAsiaTheme="majorEastAsia" w:hAnsi="Calibri" w:cs="Calibri"/>
          <w:b/>
          <w:bCs/>
          <w:lang w:val="en"/>
        </w:rPr>
        <w:t>University of Wisconsin - Madison</w:t>
      </w:r>
      <w:r>
        <w:rPr>
          <w:rStyle w:val="eop"/>
          <w:rFonts w:ascii="Calibri" w:eastAsiaTheme="majorEastAsia" w:hAnsi="Calibri" w:cs="Calibri"/>
        </w:rPr>
        <w:t> </w:t>
      </w:r>
    </w:p>
    <w:p w14:paraId="25C803C9" w14:textId="77777777" w:rsidR="00EC16A6" w:rsidRDefault="00EC16A6" w:rsidP="00EC16A6">
      <w:pPr>
        <w:pStyle w:val="paragraph"/>
        <w:spacing w:before="0" w:beforeAutospacing="0" w:after="0" w:afterAutospacing="0"/>
        <w:jc w:val="center"/>
        <w:textAlignment w:val="baseline"/>
        <w:rPr>
          <w:rFonts w:ascii="Segoe UI" w:hAnsi="Segoe UI" w:cs="Segoe UI"/>
          <w:sz w:val="18"/>
          <w:szCs w:val="18"/>
        </w:rPr>
      </w:pPr>
      <w:r>
        <w:rPr>
          <w:rStyle w:val="normaltextrun"/>
          <w:rFonts w:ascii="Calibri" w:eastAsiaTheme="majorEastAsia" w:hAnsi="Calibri" w:cs="Calibri"/>
          <w:b/>
          <w:bCs/>
          <w:lang w:val="en"/>
        </w:rPr>
        <w:t>Research Participant Information and Consent Form</w:t>
      </w:r>
      <w:r>
        <w:rPr>
          <w:rStyle w:val="eop"/>
          <w:rFonts w:ascii="Calibri" w:eastAsiaTheme="majorEastAsia" w:hAnsi="Calibri" w:cs="Calibri"/>
        </w:rPr>
        <w:t> </w:t>
      </w:r>
    </w:p>
    <w:p w14:paraId="0545F2A4" w14:textId="77777777" w:rsidR="00EC16A6" w:rsidRDefault="00EC16A6" w:rsidP="00EC16A6">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lang w:val="en"/>
        </w:rPr>
        <w:t>                 </w:t>
      </w:r>
      <w:r>
        <w:rPr>
          <w:rStyle w:val="eop"/>
          <w:rFonts w:ascii="Calibri" w:eastAsiaTheme="majorEastAsia" w:hAnsi="Calibri" w:cs="Calibri"/>
        </w:rPr>
        <w:t> </w:t>
      </w:r>
    </w:p>
    <w:p w14:paraId="677A2F07" w14:textId="77777777" w:rsidR="00EC16A6" w:rsidRDefault="00EC16A6" w:rsidP="00EC16A6">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b/>
          <w:bCs/>
          <w:lang w:val="en"/>
        </w:rPr>
        <w:t>Study Title:</w:t>
      </w:r>
      <w:r>
        <w:rPr>
          <w:rStyle w:val="normaltextrun"/>
          <w:rFonts w:ascii="Calibri" w:eastAsiaTheme="majorEastAsia" w:hAnsi="Calibri" w:cs="Calibri"/>
          <w:lang w:val="en"/>
        </w:rPr>
        <w:t xml:space="preserve"> Detecting Slope in Graphs</w:t>
      </w:r>
      <w:r>
        <w:rPr>
          <w:rStyle w:val="eop"/>
          <w:rFonts w:ascii="Calibri" w:eastAsiaTheme="majorEastAsia" w:hAnsi="Calibri" w:cs="Calibri"/>
        </w:rPr>
        <w:t> </w:t>
      </w:r>
    </w:p>
    <w:p w14:paraId="556B1B40" w14:textId="77777777" w:rsidR="00EC16A6" w:rsidRDefault="00EC16A6" w:rsidP="00EC16A6">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b/>
          <w:bCs/>
          <w:lang w:val="en"/>
        </w:rPr>
        <w:t>Principal Investigator:</w:t>
      </w:r>
      <w:r>
        <w:rPr>
          <w:rStyle w:val="normaltextrun"/>
          <w:rFonts w:ascii="Calibri" w:eastAsiaTheme="majorEastAsia" w:hAnsi="Calibri" w:cs="Calibri"/>
          <w:lang w:val="en"/>
        </w:rPr>
        <w:t xml:space="preserve"> Martha Alibali (Phone: (608) 262-0837) (Email: mwalibali@wisc.edu)</w:t>
      </w:r>
      <w:r>
        <w:rPr>
          <w:rStyle w:val="eop"/>
          <w:rFonts w:ascii="Calibri" w:eastAsiaTheme="majorEastAsia" w:hAnsi="Calibri" w:cs="Calibri"/>
        </w:rPr>
        <w:t> </w:t>
      </w:r>
    </w:p>
    <w:p w14:paraId="09013BD2" w14:textId="77777777" w:rsidR="00EC16A6" w:rsidRDefault="00EC16A6" w:rsidP="00EC16A6">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b/>
          <w:bCs/>
          <w:lang w:val="en"/>
        </w:rPr>
        <w:t>Student Researcher</w:t>
      </w:r>
      <w:r>
        <w:rPr>
          <w:rStyle w:val="normaltextrun"/>
          <w:rFonts w:ascii="Calibri" w:eastAsiaTheme="majorEastAsia" w:hAnsi="Calibri" w:cs="Calibri"/>
          <w:lang w:val="en"/>
        </w:rPr>
        <w:t>: Nick Tarantino</w:t>
      </w:r>
      <w:r>
        <w:rPr>
          <w:rStyle w:val="eop"/>
          <w:rFonts w:ascii="Calibri" w:eastAsiaTheme="majorEastAsia" w:hAnsi="Calibri" w:cs="Calibri"/>
        </w:rPr>
        <w:t> </w:t>
      </w:r>
    </w:p>
    <w:p w14:paraId="0F60AB67" w14:textId="77777777" w:rsidR="00EC16A6" w:rsidRDefault="00EC16A6" w:rsidP="00EC16A6">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lang w:val="en"/>
        </w:rPr>
        <w:t>                 </w:t>
      </w:r>
      <w:r>
        <w:rPr>
          <w:rStyle w:val="eop"/>
          <w:rFonts w:ascii="Calibri" w:eastAsiaTheme="majorEastAsia" w:hAnsi="Calibri" w:cs="Calibri"/>
        </w:rPr>
        <w:t> </w:t>
      </w:r>
    </w:p>
    <w:p w14:paraId="0A9C462B" w14:textId="77777777" w:rsidR="00EC16A6" w:rsidRDefault="00EC16A6" w:rsidP="00EC16A6">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b/>
          <w:bCs/>
          <w:lang w:val="en"/>
        </w:rPr>
        <w:t>Description of the research</w:t>
      </w:r>
      <w:r>
        <w:rPr>
          <w:rStyle w:val="eop"/>
          <w:rFonts w:ascii="Calibri" w:eastAsiaTheme="majorEastAsia" w:hAnsi="Calibri" w:cs="Calibri"/>
        </w:rPr>
        <w:t> </w:t>
      </w:r>
    </w:p>
    <w:p w14:paraId="283C987E" w14:textId="3888F784" w:rsidR="00EC16A6" w:rsidRDefault="00EC16A6" w:rsidP="00EC16A6">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rPr>
        <w:t xml:space="preserve">You are invited to participate in a research study about people's perception of </w:t>
      </w:r>
      <w:ins w:id="0" w:author="Nick Robert Tarantino" w:date="2026-01-22T22:37:00Z" w16du:dateUtc="2026-01-23T04:37:00Z">
        <w:r>
          <w:rPr>
            <w:rStyle w:val="eop"/>
            <w:rFonts w:ascii="Calibri" w:eastAsiaTheme="majorEastAsia" w:hAnsi="Calibri" w:cs="Calibri"/>
          </w:rPr>
          <w:t>dot arrays.</w:t>
        </w:r>
      </w:ins>
      <w:del w:id="1" w:author="Nick Robert Tarantino" w:date="2026-01-22T22:37:00Z" w16du:dateUtc="2026-01-23T04:37:00Z">
        <w:r w:rsidDel="00EC16A6">
          <w:rPr>
            <w:rStyle w:val="normaltextrun"/>
            <w:rFonts w:ascii="Calibri" w:eastAsiaTheme="majorEastAsia" w:hAnsi="Calibri" w:cs="Calibri"/>
          </w:rPr>
          <w:delText>trends in different graphs.</w:delText>
        </w:r>
        <w:r w:rsidDel="00EC16A6">
          <w:rPr>
            <w:rStyle w:val="eop"/>
            <w:rFonts w:ascii="Calibri" w:eastAsiaTheme="majorEastAsia" w:hAnsi="Calibri" w:cs="Calibri"/>
          </w:rPr>
          <w:delText> </w:delText>
        </w:r>
      </w:del>
    </w:p>
    <w:p w14:paraId="37B2EE71" w14:textId="77777777" w:rsidR="00EC16A6" w:rsidRDefault="00EC16A6" w:rsidP="00EC16A6">
      <w:pPr>
        <w:pStyle w:val="paragraph"/>
        <w:spacing w:before="0" w:beforeAutospacing="0" w:after="0" w:afterAutospacing="0"/>
        <w:textAlignment w:val="baseline"/>
        <w:rPr>
          <w:rFonts w:ascii="Segoe UI" w:hAnsi="Segoe UI" w:cs="Segoe UI"/>
          <w:sz w:val="18"/>
          <w:szCs w:val="18"/>
        </w:rPr>
      </w:pPr>
      <w:r>
        <w:rPr>
          <w:rStyle w:val="eop"/>
          <w:rFonts w:ascii="Calibri" w:eastAsiaTheme="majorEastAsia" w:hAnsi="Calibri" w:cs="Calibri"/>
        </w:rPr>
        <w:t> </w:t>
      </w:r>
    </w:p>
    <w:p w14:paraId="667248A1" w14:textId="77777777" w:rsidR="00EC16A6" w:rsidRDefault="00EC16A6" w:rsidP="00EC16A6">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rPr>
        <w:t>You have been asked to participate because you are a student over the age of 18 who is taking a course at UW-Madison.</w:t>
      </w:r>
      <w:r>
        <w:rPr>
          <w:rStyle w:val="eop"/>
          <w:rFonts w:ascii="Calibri" w:eastAsiaTheme="majorEastAsia" w:hAnsi="Calibri" w:cs="Calibri"/>
        </w:rPr>
        <w:t> </w:t>
      </w:r>
    </w:p>
    <w:p w14:paraId="495931B0" w14:textId="77777777" w:rsidR="00EC16A6" w:rsidRDefault="00EC16A6" w:rsidP="00EC16A6">
      <w:pPr>
        <w:pStyle w:val="paragraph"/>
        <w:spacing w:before="0" w:beforeAutospacing="0" w:after="0" w:afterAutospacing="0"/>
        <w:textAlignment w:val="baseline"/>
        <w:rPr>
          <w:rFonts w:ascii="Segoe UI" w:hAnsi="Segoe UI" w:cs="Segoe UI"/>
          <w:sz w:val="18"/>
          <w:szCs w:val="18"/>
        </w:rPr>
      </w:pPr>
      <w:r>
        <w:rPr>
          <w:rStyle w:val="eop"/>
          <w:rFonts w:ascii="Calibri" w:eastAsiaTheme="majorEastAsia" w:hAnsi="Calibri" w:cs="Calibri"/>
        </w:rPr>
        <w:t> </w:t>
      </w:r>
    </w:p>
    <w:p w14:paraId="7DD407AC" w14:textId="40D68505" w:rsidR="00EC16A6" w:rsidRDefault="00EC16A6" w:rsidP="00EC16A6">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lang w:val="en"/>
        </w:rPr>
        <w:t xml:space="preserve">The purpose of the research is to better understand the mechanisms by which people perceive </w:t>
      </w:r>
      <w:ins w:id="2" w:author="Nick Robert Tarantino" w:date="2026-01-22T22:38:00Z" w16du:dateUtc="2026-01-23T04:38:00Z">
        <w:r>
          <w:rPr>
            <w:rStyle w:val="normaltextrun"/>
            <w:rFonts w:ascii="Calibri" w:eastAsiaTheme="majorEastAsia" w:hAnsi="Calibri" w:cs="Calibri"/>
            <w:lang w:val="en"/>
          </w:rPr>
          <w:t>sets of objects.</w:t>
        </w:r>
      </w:ins>
      <w:del w:id="3" w:author="Nick Robert Tarantino" w:date="2026-01-22T22:38:00Z" w16du:dateUtc="2026-01-23T04:38:00Z">
        <w:r w:rsidDel="00EC16A6">
          <w:rPr>
            <w:rStyle w:val="normaltextrun"/>
            <w:rFonts w:ascii="Calibri" w:eastAsiaTheme="majorEastAsia" w:hAnsi="Calibri" w:cs="Calibri"/>
            <w:lang w:val="en"/>
          </w:rPr>
          <w:delText>information from graphically presented data. </w:delText>
        </w:r>
        <w:r w:rsidDel="00EC16A6">
          <w:rPr>
            <w:rStyle w:val="eop"/>
            <w:rFonts w:ascii="Calibri" w:eastAsiaTheme="majorEastAsia" w:hAnsi="Calibri" w:cs="Calibri"/>
          </w:rPr>
          <w:delText> </w:delText>
        </w:r>
      </w:del>
    </w:p>
    <w:p w14:paraId="4A37506A" w14:textId="77777777" w:rsidR="00EC16A6" w:rsidRDefault="00EC16A6" w:rsidP="00EC16A6">
      <w:pPr>
        <w:pStyle w:val="paragraph"/>
        <w:spacing w:before="0" w:beforeAutospacing="0" w:after="0" w:afterAutospacing="0"/>
        <w:textAlignment w:val="baseline"/>
        <w:rPr>
          <w:rFonts w:ascii="Segoe UI" w:hAnsi="Segoe UI" w:cs="Segoe UI"/>
          <w:sz w:val="18"/>
          <w:szCs w:val="18"/>
        </w:rPr>
      </w:pPr>
      <w:r>
        <w:rPr>
          <w:rStyle w:val="eop"/>
          <w:rFonts w:ascii="Calibri" w:eastAsiaTheme="majorEastAsia" w:hAnsi="Calibri" w:cs="Calibri"/>
        </w:rPr>
        <w:t> </w:t>
      </w:r>
    </w:p>
    <w:p w14:paraId="4714C0CF" w14:textId="77777777" w:rsidR="00EC16A6" w:rsidRDefault="00EC16A6" w:rsidP="00EC16A6">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lang w:val="en"/>
        </w:rPr>
        <w:t>This study will include undergraduates from the University of Wisconsin-Madison in the SONA subject pool.</w:t>
      </w:r>
      <w:r>
        <w:rPr>
          <w:rStyle w:val="eop"/>
          <w:rFonts w:ascii="Calibri" w:eastAsiaTheme="majorEastAsia" w:hAnsi="Calibri" w:cs="Calibri"/>
        </w:rPr>
        <w:t> </w:t>
      </w:r>
    </w:p>
    <w:p w14:paraId="023597ED" w14:textId="77777777" w:rsidR="00EC16A6" w:rsidRDefault="00EC16A6" w:rsidP="00EC16A6">
      <w:pPr>
        <w:pStyle w:val="paragraph"/>
        <w:spacing w:before="0" w:beforeAutospacing="0" w:after="0" w:afterAutospacing="0"/>
        <w:textAlignment w:val="baseline"/>
        <w:rPr>
          <w:rFonts w:ascii="Segoe UI" w:hAnsi="Segoe UI" w:cs="Segoe UI"/>
          <w:sz w:val="18"/>
          <w:szCs w:val="18"/>
        </w:rPr>
      </w:pPr>
      <w:r>
        <w:rPr>
          <w:rStyle w:val="eop"/>
          <w:rFonts w:ascii="Calibri" w:eastAsiaTheme="majorEastAsia" w:hAnsi="Calibri" w:cs="Calibri"/>
        </w:rPr>
        <w:t> </w:t>
      </w:r>
    </w:p>
    <w:p w14:paraId="5D120097" w14:textId="77777777" w:rsidR="00EC16A6" w:rsidRDefault="00EC16A6" w:rsidP="00EC16A6">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rPr>
        <w:t>Please complete the survey in a private setting. You must complete the survey in one sitting.</w:t>
      </w:r>
      <w:r>
        <w:rPr>
          <w:rStyle w:val="eop"/>
          <w:rFonts w:ascii="Calibri" w:eastAsiaTheme="majorEastAsia" w:hAnsi="Calibri" w:cs="Calibri"/>
        </w:rPr>
        <w:t> </w:t>
      </w:r>
    </w:p>
    <w:p w14:paraId="16AD821E" w14:textId="77777777" w:rsidR="00EC16A6" w:rsidRDefault="00EC16A6" w:rsidP="00EC16A6">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lang w:val="en"/>
        </w:rPr>
        <w:t>                 </w:t>
      </w:r>
      <w:r>
        <w:rPr>
          <w:rStyle w:val="eop"/>
          <w:rFonts w:ascii="Calibri" w:eastAsiaTheme="majorEastAsia" w:hAnsi="Calibri" w:cs="Calibri"/>
        </w:rPr>
        <w:t> </w:t>
      </w:r>
    </w:p>
    <w:p w14:paraId="19657A8A" w14:textId="77777777" w:rsidR="00EC16A6" w:rsidRDefault="00EC16A6" w:rsidP="00EC16A6">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b/>
          <w:bCs/>
          <w:lang w:val="en"/>
        </w:rPr>
        <w:t>What will my participation involve?</w:t>
      </w:r>
      <w:r>
        <w:rPr>
          <w:rStyle w:val="eop"/>
          <w:rFonts w:ascii="Calibri" w:eastAsiaTheme="majorEastAsia" w:hAnsi="Calibri" w:cs="Calibri"/>
        </w:rPr>
        <w:t> </w:t>
      </w:r>
    </w:p>
    <w:p w14:paraId="651AB81A" w14:textId="4C4B7A58" w:rsidR="00EC16A6" w:rsidRDefault="00EC16A6" w:rsidP="00EC16A6">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rPr>
        <w:t xml:space="preserve">If you agree to participate, you will complete a single 30-minute session with a series of tasks. First, you will complete a task </w:t>
      </w:r>
      <w:ins w:id="4" w:author="Nick Robert Tarantino" w:date="2026-01-22T22:39:00Z" w16du:dateUtc="2026-01-23T04:39:00Z">
        <w:r>
          <w:rPr>
            <w:rStyle w:val="normaltextrun"/>
            <w:rFonts w:ascii="Calibri" w:eastAsiaTheme="majorEastAsia" w:hAnsi="Calibri" w:cs="Calibri"/>
          </w:rPr>
          <w:t xml:space="preserve">in which you </w:t>
        </w:r>
      </w:ins>
      <w:ins w:id="5" w:author="Nick Robert Tarantino" w:date="2026-01-22T22:40:00Z" w16du:dateUtc="2026-01-23T04:40:00Z">
        <w:r>
          <w:rPr>
            <w:rStyle w:val="normaltextrun"/>
            <w:rFonts w:ascii="Calibri" w:eastAsiaTheme="majorEastAsia" w:hAnsi="Calibri" w:cs="Calibri"/>
          </w:rPr>
          <w:t xml:space="preserve">will </w:t>
        </w:r>
      </w:ins>
      <w:ins w:id="6" w:author="Nick Robert Tarantino" w:date="2026-01-22T22:39:00Z" w16du:dateUtc="2026-01-23T04:39:00Z">
        <w:r>
          <w:rPr>
            <w:rStyle w:val="normaltextrun"/>
            <w:rFonts w:ascii="Calibri" w:eastAsiaTheme="majorEastAsia" w:hAnsi="Calibri" w:cs="Calibri"/>
          </w:rPr>
          <w:t xml:space="preserve">learn to categorize sets of dots using the keys on your keyboard and </w:t>
        </w:r>
      </w:ins>
      <w:ins w:id="7" w:author="Nick Robert Tarantino" w:date="2026-01-22T22:42:00Z" w16du:dateUtc="2026-01-23T04:42:00Z">
        <w:r>
          <w:rPr>
            <w:rStyle w:val="normaltextrun"/>
            <w:rFonts w:ascii="Calibri" w:eastAsiaTheme="majorEastAsia" w:hAnsi="Calibri" w:cs="Calibri"/>
          </w:rPr>
          <w:t>through</w:t>
        </w:r>
      </w:ins>
      <w:ins w:id="8" w:author="Nick Robert Tarantino" w:date="2026-01-22T22:39:00Z" w16du:dateUtc="2026-01-23T04:39:00Z">
        <w:r>
          <w:rPr>
            <w:rStyle w:val="normaltextrun"/>
            <w:rFonts w:ascii="Calibri" w:eastAsiaTheme="majorEastAsia" w:hAnsi="Calibri" w:cs="Calibri"/>
          </w:rPr>
          <w:t xml:space="preserve"> receiving feedback</w:t>
        </w:r>
      </w:ins>
      <w:del w:id="9" w:author="Nick Robert Tarantino" w:date="2026-01-22T22:39:00Z" w16du:dateUtc="2026-01-23T04:39:00Z">
        <w:r w:rsidDel="00EC16A6">
          <w:rPr>
            <w:rStyle w:val="normaltextrun"/>
            <w:rFonts w:ascii="Calibri" w:eastAsiaTheme="majorEastAsia" w:hAnsi="Calibri" w:cs="Calibri"/>
          </w:rPr>
          <w:delText>that tests your ability to locate trends in graphs</w:delText>
        </w:r>
      </w:del>
      <w:r>
        <w:rPr>
          <w:rStyle w:val="normaltextrun"/>
          <w:rFonts w:ascii="Calibri" w:eastAsiaTheme="majorEastAsia" w:hAnsi="Calibri" w:cs="Calibri"/>
        </w:rPr>
        <w:t>. Then, you will complete a</w:t>
      </w:r>
      <w:del w:id="10" w:author="Nick Robert Tarantino" w:date="2026-01-22T22:40:00Z" w16du:dateUtc="2026-01-23T04:40:00Z">
        <w:r w:rsidDel="00EC16A6">
          <w:rPr>
            <w:rStyle w:val="normaltextrun"/>
            <w:rFonts w:ascii="Calibri" w:eastAsiaTheme="majorEastAsia" w:hAnsi="Calibri" w:cs="Calibri"/>
          </w:rPr>
          <w:delText xml:space="preserve"> few</w:delText>
        </w:r>
      </w:del>
      <w:r>
        <w:rPr>
          <w:rStyle w:val="normaltextrun"/>
          <w:rFonts w:ascii="Calibri" w:eastAsiaTheme="majorEastAsia" w:hAnsi="Calibri" w:cs="Calibri"/>
        </w:rPr>
        <w:t xml:space="preserve"> questionnaire</w:t>
      </w:r>
      <w:del w:id="11" w:author="Nick Robert Tarantino" w:date="2026-01-22T22:40:00Z" w16du:dateUtc="2026-01-23T04:40:00Z">
        <w:r w:rsidDel="00EC16A6">
          <w:rPr>
            <w:rStyle w:val="normaltextrun"/>
            <w:rFonts w:ascii="Calibri" w:eastAsiaTheme="majorEastAsia" w:hAnsi="Calibri" w:cs="Calibri"/>
          </w:rPr>
          <w:delText>s</w:delText>
        </w:r>
      </w:del>
      <w:r>
        <w:rPr>
          <w:rStyle w:val="normaltextrun"/>
          <w:rFonts w:ascii="Calibri" w:eastAsiaTheme="majorEastAsia" w:hAnsi="Calibri" w:cs="Calibri"/>
        </w:rPr>
        <w:t xml:space="preserve"> in which you will be asked about your </w:t>
      </w:r>
      <w:del w:id="12" w:author="Nick Robert Tarantino" w:date="2026-01-22T22:40:00Z" w16du:dateUtc="2026-01-23T04:40:00Z">
        <w:r w:rsidDel="00EC16A6">
          <w:rPr>
            <w:rStyle w:val="normaltextrun"/>
            <w:rFonts w:ascii="Calibri" w:eastAsiaTheme="majorEastAsia" w:hAnsi="Calibri" w:cs="Calibri"/>
          </w:rPr>
          <w:delText xml:space="preserve">knowledge and </w:delText>
        </w:r>
      </w:del>
      <w:r>
        <w:rPr>
          <w:rStyle w:val="normaltextrun"/>
          <w:rFonts w:ascii="Calibri" w:eastAsiaTheme="majorEastAsia" w:hAnsi="Calibri" w:cs="Calibri"/>
        </w:rPr>
        <w:t xml:space="preserve">education in </w:t>
      </w:r>
      <w:del w:id="13" w:author="Nick Robert Tarantino" w:date="2026-01-22T22:40:00Z" w16du:dateUtc="2026-01-23T04:40:00Z">
        <w:r w:rsidDel="00EC16A6">
          <w:rPr>
            <w:rStyle w:val="normaltextrun"/>
            <w:rFonts w:ascii="Calibri" w:eastAsiaTheme="majorEastAsia" w:hAnsi="Calibri" w:cs="Calibri"/>
          </w:rPr>
          <w:delText xml:space="preserve">statistics and </w:delText>
        </w:r>
      </w:del>
      <w:r>
        <w:rPr>
          <w:rStyle w:val="normaltextrun"/>
          <w:rFonts w:ascii="Calibri" w:eastAsiaTheme="majorEastAsia" w:hAnsi="Calibri" w:cs="Calibri"/>
        </w:rPr>
        <w:t>math</w:t>
      </w:r>
      <w:ins w:id="14" w:author="Nick Robert Tarantino" w:date="2026-01-22T22:40:00Z" w16du:dateUtc="2026-01-23T04:40:00Z">
        <w:r>
          <w:rPr>
            <w:rStyle w:val="normaltextrun"/>
            <w:rFonts w:ascii="Calibri" w:eastAsiaTheme="majorEastAsia" w:hAnsi="Calibri" w:cs="Calibri"/>
          </w:rPr>
          <w:t xml:space="preserve"> </w:t>
        </w:r>
      </w:ins>
      <w:del w:id="15" w:author="Nick Robert Tarantino" w:date="2026-01-22T22:40:00Z" w16du:dateUtc="2026-01-23T04:40:00Z">
        <w:r w:rsidDel="00EC16A6">
          <w:rPr>
            <w:rStyle w:val="normaltextrun"/>
            <w:rFonts w:ascii="Calibri" w:eastAsiaTheme="majorEastAsia" w:hAnsi="Calibri" w:cs="Calibri"/>
          </w:rPr>
          <w:delText xml:space="preserve">, </w:delText>
        </w:r>
      </w:del>
      <w:r>
        <w:rPr>
          <w:rStyle w:val="normaltextrun"/>
          <w:rFonts w:ascii="Calibri" w:eastAsiaTheme="majorEastAsia" w:hAnsi="Calibri" w:cs="Calibri"/>
        </w:rPr>
        <w:t>and demographic information. </w:t>
      </w:r>
      <w:r>
        <w:rPr>
          <w:rStyle w:val="eop"/>
          <w:rFonts w:ascii="Calibri" w:eastAsiaTheme="majorEastAsia" w:hAnsi="Calibri" w:cs="Calibri"/>
        </w:rPr>
        <w:t> </w:t>
      </w:r>
    </w:p>
    <w:p w14:paraId="4D15B195" w14:textId="77777777" w:rsidR="00EC16A6" w:rsidRDefault="00EC16A6" w:rsidP="00EC16A6">
      <w:pPr>
        <w:pStyle w:val="paragraph"/>
        <w:spacing w:before="0" w:beforeAutospacing="0" w:after="0" w:afterAutospacing="0"/>
        <w:textAlignment w:val="baseline"/>
        <w:rPr>
          <w:rFonts w:ascii="Segoe UI" w:hAnsi="Segoe UI" w:cs="Segoe UI"/>
          <w:sz w:val="18"/>
          <w:szCs w:val="18"/>
        </w:rPr>
      </w:pPr>
      <w:r>
        <w:rPr>
          <w:rStyle w:val="eop"/>
          <w:rFonts w:ascii="Calibri" w:eastAsiaTheme="majorEastAsia" w:hAnsi="Calibri" w:cs="Calibri"/>
        </w:rPr>
        <w:t> </w:t>
      </w:r>
    </w:p>
    <w:p w14:paraId="544A8FCC" w14:textId="77777777" w:rsidR="00EC16A6" w:rsidRDefault="00EC16A6" w:rsidP="00EC16A6">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lang w:val="en"/>
        </w:rPr>
        <w:t>Your participation will last approximately 30 minutes and will require 1 session.</w:t>
      </w:r>
      <w:r>
        <w:rPr>
          <w:rStyle w:val="eop"/>
          <w:rFonts w:ascii="Calibri" w:eastAsiaTheme="majorEastAsia" w:hAnsi="Calibri" w:cs="Calibri"/>
        </w:rPr>
        <w:t> </w:t>
      </w:r>
    </w:p>
    <w:p w14:paraId="4B7B69D0" w14:textId="77777777" w:rsidR="00EC16A6" w:rsidRDefault="00EC16A6" w:rsidP="00EC16A6">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lang w:val="en"/>
        </w:rPr>
        <w:t>                 </w:t>
      </w:r>
      <w:r>
        <w:rPr>
          <w:rStyle w:val="eop"/>
          <w:rFonts w:ascii="Calibri" w:eastAsiaTheme="majorEastAsia" w:hAnsi="Calibri" w:cs="Calibri"/>
        </w:rPr>
        <w:t> </w:t>
      </w:r>
    </w:p>
    <w:p w14:paraId="58972F32" w14:textId="77777777" w:rsidR="00EC16A6" w:rsidRDefault="00EC16A6" w:rsidP="00EC16A6">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b/>
          <w:bCs/>
          <w:lang w:val="en"/>
        </w:rPr>
        <w:t>Are there any risks to me?</w:t>
      </w:r>
      <w:r>
        <w:rPr>
          <w:rStyle w:val="eop"/>
          <w:rFonts w:ascii="Calibri" w:eastAsiaTheme="majorEastAsia" w:hAnsi="Calibri" w:cs="Calibri"/>
        </w:rPr>
        <w:t> </w:t>
      </w:r>
    </w:p>
    <w:p w14:paraId="3AFA7AD0" w14:textId="77777777" w:rsidR="00EC16A6" w:rsidRDefault="00EC16A6" w:rsidP="00EC16A6">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rPr>
        <w:t>There is a small possibility of breach of confidentiality until your ID from SONA is deleted from the data and replaced with a researcher-generated code. Data will be stored securely according to canvas policy. </w:t>
      </w:r>
      <w:r>
        <w:rPr>
          <w:rStyle w:val="eop"/>
          <w:rFonts w:ascii="Calibri" w:eastAsiaTheme="majorEastAsia" w:hAnsi="Calibri" w:cs="Calibri"/>
        </w:rPr>
        <w:t> </w:t>
      </w:r>
    </w:p>
    <w:p w14:paraId="36465BC0" w14:textId="77777777" w:rsidR="00EC16A6" w:rsidRDefault="00EC16A6" w:rsidP="00EC16A6">
      <w:pPr>
        <w:pStyle w:val="paragraph"/>
        <w:spacing w:before="0" w:beforeAutospacing="0" w:after="0" w:afterAutospacing="0"/>
        <w:textAlignment w:val="baseline"/>
        <w:rPr>
          <w:rFonts w:ascii="Segoe UI" w:hAnsi="Segoe UI" w:cs="Segoe UI"/>
          <w:sz w:val="18"/>
          <w:szCs w:val="18"/>
        </w:rPr>
      </w:pPr>
      <w:r>
        <w:rPr>
          <w:rStyle w:val="eop"/>
          <w:rFonts w:ascii="Calibri" w:eastAsiaTheme="majorEastAsia" w:hAnsi="Calibri" w:cs="Calibri"/>
        </w:rPr>
        <w:t> </w:t>
      </w:r>
    </w:p>
    <w:p w14:paraId="443A9497" w14:textId="77777777" w:rsidR="00EC16A6" w:rsidRDefault="00EC16A6" w:rsidP="00EC16A6">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rPr>
        <w:t>You may find the tasks fatiguing. You may take breaks between sections as needed. </w:t>
      </w:r>
      <w:r>
        <w:rPr>
          <w:rStyle w:val="eop"/>
          <w:rFonts w:ascii="Calibri" w:eastAsiaTheme="majorEastAsia" w:hAnsi="Calibri" w:cs="Calibri"/>
        </w:rPr>
        <w:t> </w:t>
      </w:r>
    </w:p>
    <w:p w14:paraId="16633568" w14:textId="77777777" w:rsidR="00EC16A6" w:rsidRDefault="00EC16A6" w:rsidP="00EC16A6">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lang w:val="en"/>
        </w:rPr>
        <w:t>                 </w:t>
      </w:r>
      <w:r>
        <w:rPr>
          <w:rStyle w:val="eop"/>
          <w:rFonts w:ascii="Calibri" w:eastAsiaTheme="majorEastAsia" w:hAnsi="Calibri" w:cs="Calibri"/>
        </w:rPr>
        <w:t> </w:t>
      </w:r>
    </w:p>
    <w:p w14:paraId="7704945F" w14:textId="77777777" w:rsidR="00EC16A6" w:rsidRDefault="00EC16A6" w:rsidP="00EC16A6">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b/>
          <w:bCs/>
          <w:lang w:val="en"/>
        </w:rPr>
        <w:t>Are there any benefits to me?</w:t>
      </w:r>
      <w:r>
        <w:rPr>
          <w:rStyle w:val="eop"/>
          <w:rFonts w:ascii="Calibri" w:eastAsiaTheme="majorEastAsia" w:hAnsi="Calibri" w:cs="Calibri"/>
        </w:rPr>
        <w:t> </w:t>
      </w:r>
    </w:p>
    <w:p w14:paraId="05BCE631" w14:textId="77777777" w:rsidR="00EC16A6" w:rsidRDefault="00EC16A6" w:rsidP="00EC16A6">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lang w:val="en"/>
        </w:rPr>
        <w:t>There are no direct benefits to you. </w:t>
      </w:r>
      <w:r>
        <w:rPr>
          <w:rStyle w:val="eop"/>
          <w:rFonts w:ascii="Calibri" w:eastAsiaTheme="majorEastAsia" w:hAnsi="Calibri" w:cs="Calibri"/>
        </w:rPr>
        <w:t> </w:t>
      </w:r>
    </w:p>
    <w:p w14:paraId="3AD7AC02" w14:textId="77777777" w:rsidR="00EC16A6" w:rsidRDefault="00EC16A6" w:rsidP="00EC16A6">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lang w:val="en"/>
        </w:rPr>
        <w:t>                 </w:t>
      </w:r>
      <w:r>
        <w:rPr>
          <w:rStyle w:val="eop"/>
          <w:rFonts w:ascii="Calibri" w:eastAsiaTheme="majorEastAsia" w:hAnsi="Calibri" w:cs="Calibri"/>
        </w:rPr>
        <w:t> </w:t>
      </w:r>
    </w:p>
    <w:p w14:paraId="7EEEAA21" w14:textId="77777777" w:rsidR="00EC16A6" w:rsidRDefault="00EC16A6" w:rsidP="00EC16A6">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b/>
          <w:bCs/>
          <w:lang w:val="en"/>
        </w:rPr>
        <w:t>Will I be compensated for my participation?</w:t>
      </w:r>
      <w:r>
        <w:rPr>
          <w:rStyle w:val="eop"/>
          <w:rFonts w:ascii="Calibri" w:eastAsiaTheme="majorEastAsia" w:hAnsi="Calibri" w:cs="Calibri"/>
        </w:rPr>
        <w:t> </w:t>
      </w:r>
    </w:p>
    <w:p w14:paraId="2501B94A" w14:textId="77777777" w:rsidR="00EC16A6" w:rsidRDefault="00EC16A6" w:rsidP="00EC16A6">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rPr>
        <w:t>You will receive 0.5 extra credit points for participating in this study.</w:t>
      </w:r>
      <w:r>
        <w:rPr>
          <w:rStyle w:val="eop"/>
          <w:rFonts w:ascii="Calibri" w:eastAsiaTheme="majorEastAsia" w:hAnsi="Calibri" w:cs="Calibri"/>
        </w:rPr>
        <w:t> </w:t>
      </w:r>
    </w:p>
    <w:p w14:paraId="4E2E04C1" w14:textId="77777777" w:rsidR="00EC16A6" w:rsidRDefault="00EC16A6" w:rsidP="00EC16A6">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lang w:val="en"/>
        </w:rPr>
        <w:t>                 </w:t>
      </w:r>
      <w:r>
        <w:rPr>
          <w:rStyle w:val="eop"/>
          <w:rFonts w:ascii="Calibri" w:eastAsiaTheme="majorEastAsia" w:hAnsi="Calibri" w:cs="Calibri"/>
        </w:rPr>
        <w:t> </w:t>
      </w:r>
    </w:p>
    <w:p w14:paraId="567934C8" w14:textId="77777777" w:rsidR="00EC16A6" w:rsidRDefault="00EC16A6" w:rsidP="00EC16A6">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b/>
          <w:bCs/>
          <w:lang w:val="en"/>
        </w:rPr>
        <w:t>How will my confidentiality be protected?</w:t>
      </w:r>
      <w:r>
        <w:rPr>
          <w:rStyle w:val="eop"/>
          <w:rFonts w:ascii="Calibri" w:eastAsiaTheme="majorEastAsia" w:hAnsi="Calibri" w:cs="Calibri"/>
        </w:rPr>
        <w:t> </w:t>
      </w:r>
    </w:p>
    <w:p w14:paraId="02EAC03D" w14:textId="77777777" w:rsidR="00EC16A6" w:rsidRDefault="00EC16A6" w:rsidP="00EC16A6">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rPr>
        <w:lastRenderedPageBreak/>
        <w:t>This study is confidential. Neither your name nor any other identifiable information will be published.</w:t>
      </w:r>
      <w:r>
        <w:rPr>
          <w:rStyle w:val="eop"/>
          <w:rFonts w:ascii="Calibri" w:eastAsiaTheme="majorEastAsia" w:hAnsi="Calibri" w:cs="Calibri"/>
        </w:rPr>
        <w:t> </w:t>
      </w:r>
    </w:p>
    <w:p w14:paraId="02DDA700" w14:textId="77777777" w:rsidR="00EC16A6" w:rsidRDefault="00EC16A6" w:rsidP="00EC16A6">
      <w:pPr>
        <w:pStyle w:val="paragraph"/>
        <w:spacing w:before="0" w:beforeAutospacing="0" w:after="0" w:afterAutospacing="0"/>
        <w:textAlignment w:val="baseline"/>
        <w:rPr>
          <w:rFonts w:ascii="Segoe UI" w:hAnsi="Segoe UI" w:cs="Segoe UI"/>
          <w:sz w:val="18"/>
          <w:szCs w:val="18"/>
        </w:rPr>
      </w:pPr>
      <w:r>
        <w:rPr>
          <w:rStyle w:val="eop"/>
          <w:rFonts w:ascii="Calibri" w:eastAsiaTheme="majorEastAsia" w:hAnsi="Calibri" w:cs="Calibri"/>
        </w:rPr>
        <w:t> </w:t>
      </w:r>
    </w:p>
    <w:p w14:paraId="0C5C5F61" w14:textId="77777777" w:rsidR="00EC16A6" w:rsidRDefault="00EC16A6" w:rsidP="00EC16A6">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rPr>
        <w:t xml:space="preserve">There may be publications </w:t>
      </w:r>
      <w:proofErr w:type="gramStart"/>
      <w:r>
        <w:rPr>
          <w:rStyle w:val="normaltextrun"/>
          <w:rFonts w:ascii="Calibri" w:eastAsiaTheme="majorEastAsia" w:hAnsi="Calibri" w:cs="Calibri"/>
        </w:rPr>
        <w:t>as a result of</w:t>
      </w:r>
      <w:proofErr w:type="gramEnd"/>
      <w:r>
        <w:rPr>
          <w:rStyle w:val="normaltextrun"/>
          <w:rFonts w:ascii="Calibri" w:eastAsiaTheme="majorEastAsia" w:hAnsi="Calibri" w:cs="Calibri"/>
        </w:rPr>
        <w:t xml:space="preserve"> this study, but your name will not be used. In all data analyses and reports of this research, you will be identified only by a code number.</w:t>
      </w:r>
      <w:r>
        <w:rPr>
          <w:rStyle w:val="eop"/>
          <w:rFonts w:ascii="Calibri" w:eastAsiaTheme="majorEastAsia" w:hAnsi="Calibri" w:cs="Calibri"/>
        </w:rPr>
        <w:t> </w:t>
      </w:r>
    </w:p>
    <w:p w14:paraId="4EC3D570" w14:textId="77777777" w:rsidR="00EC16A6" w:rsidRDefault="00EC16A6" w:rsidP="00EC16A6">
      <w:pPr>
        <w:pStyle w:val="paragraph"/>
        <w:spacing w:before="0" w:beforeAutospacing="0" w:after="0" w:afterAutospacing="0"/>
        <w:textAlignment w:val="baseline"/>
        <w:rPr>
          <w:rFonts w:ascii="Segoe UI" w:hAnsi="Segoe UI" w:cs="Segoe UI"/>
          <w:sz w:val="18"/>
          <w:szCs w:val="18"/>
        </w:rPr>
      </w:pPr>
      <w:r>
        <w:rPr>
          <w:rStyle w:val="eop"/>
          <w:rFonts w:ascii="Calibri" w:eastAsiaTheme="majorEastAsia" w:hAnsi="Calibri" w:cs="Calibri"/>
        </w:rPr>
        <w:t> </w:t>
      </w:r>
    </w:p>
    <w:p w14:paraId="49E00DA9" w14:textId="77777777" w:rsidR="00EC16A6" w:rsidRDefault="00EC16A6" w:rsidP="00EC16A6">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lang w:val="en"/>
        </w:rPr>
        <w:t>Coded research data may be shared with other researchers; however, no identifying information will be shared. The data will be stored in a secure server and will be stored for at least seven years beyond the completion of the study.</w:t>
      </w:r>
      <w:r>
        <w:rPr>
          <w:rStyle w:val="eop"/>
          <w:rFonts w:ascii="Calibri" w:eastAsiaTheme="majorEastAsia" w:hAnsi="Calibri" w:cs="Calibri"/>
        </w:rPr>
        <w:t> </w:t>
      </w:r>
    </w:p>
    <w:p w14:paraId="3378EA35" w14:textId="77777777" w:rsidR="00EC16A6" w:rsidRDefault="00EC16A6" w:rsidP="00EC16A6">
      <w:pPr>
        <w:pStyle w:val="paragraph"/>
        <w:spacing w:before="0" w:beforeAutospacing="0" w:after="0" w:afterAutospacing="0"/>
        <w:textAlignment w:val="baseline"/>
        <w:rPr>
          <w:rFonts w:ascii="Segoe UI" w:hAnsi="Segoe UI" w:cs="Segoe UI"/>
          <w:sz w:val="18"/>
          <w:szCs w:val="18"/>
        </w:rPr>
      </w:pPr>
      <w:r>
        <w:rPr>
          <w:rStyle w:val="eop"/>
          <w:rFonts w:ascii="Calibri" w:eastAsiaTheme="majorEastAsia" w:hAnsi="Calibri" w:cs="Calibri"/>
        </w:rPr>
        <w:t> </w:t>
      </w:r>
    </w:p>
    <w:p w14:paraId="40BDB69D" w14:textId="77777777" w:rsidR="00EC16A6" w:rsidRDefault="00EC16A6" w:rsidP="00EC16A6">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lang w:val="en"/>
        </w:rPr>
        <w:t xml:space="preserve">The survey is hosted by the Qualtrics system and involves a secure connection. Terms of Service, addressing confidentiality, may be viewed at </w:t>
      </w:r>
      <w:hyperlink r:id="rId4" w:tgtFrame="_blank" w:history="1">
        <w:r>
          <w:rPr>
            <w:rStyle w:val="normaltextrun"/>
            <w:rFonts w:ascii="Calibri" w:eastAsiaTheme="majorEastAsia" w:hAnsi="Calibri" w:cs="Calibri"/>
            <w:color w:val="0563C1"/>
            <w:u w:val="single"/>
            <w:lang w:val="en"/>
          </w:rPr>
          <w:t>http://www.qualtrics.com/acceptable-use-statement</w:t>
        </w:r>
      </w:hyperlink>
      <w:r>
        <w:rPr>
          <w:rStyle w:val="normaltextrun"/>
          <w:rFonts w:ascii="Calibri" w:eastAsiaTheme="majorEastAsia" w:hAnsi="Calibri" w:cs="Calibri"/>
          <w:lang w:val="en"/>
        </w:rPr>
        <w:t>.</w:t>
      </w:r>
      <w:r>
        <w:rPr>
          <w:rStyle w:val="eop"/>
          <w:rFonts w:ascii="Calibri" w:eastAsiaTheme="majorEastAsia" w:hAnsi="Calibri" w:cs="Calibri"/>
        </w:rPr>
        <w:t> </w:t>
      </w:r>
    </w:p>
    <w:p w14:paraId="49138A30" w14:textId="77777777" w:rsidR="00EC16A6" w:rsidRDefault="00EC16A6" w:rsidP="00EC16A6">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lang w:val="en"/>
        </w:rPr>
        <w:t>                 </w:t>
      </w:r>
      <w:r>
        <w:rPr>
          <w:rStyle w:val="eop"/>
          <w:rFonts w:ascii="Calibri" w:eastAsiaTheme="majorEastAsia" w:hAnsi="Calibri" w:cs="Calibri"/>
        </w:rPr>
        <w:t> </w:t>
      </w:r>
    </w:p>
    <w:p w14:paraId="0DA93586" w14:textId="77777777" w:rsidR="00EC16A6" w:rsidRDefault="00EC16A6" w:rsidP="00EC16A6">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b/>
          <w:bCs/>
          <w:lang w:val="en"/>
        </w:rPr>
        <w:t>Whom should I contact if I have questions?</w:t>
      </w:r>
      <w:r>
        <w:rPr>
          <w:rStyle w:val="eop"/>
          <w:rFonts w:ascii="Calibri" w:eastAsiaTheme="majorEastAsia" w:hAnsi="Calibri" w:cs="Calibri"/>
        </w:rPr>
        <w:t> </w:t>
      </w:r>
    </w:p>
    <w:p w14:paraId="2F77003E" w14:textId="77777777" w:rsidR="00EC16A6" w:rsidRDefault="00EC16A6" w:rsidP="00EC16A6">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rPr>
        <w:t>You may ask any questions about the research at any time. If you have questions, concerns, or complaints, or think that participating in the research has hurt you, talk to the research team or contact the Principal Investigator Martha Alibali at (608) 262-0837.</w:t>
      </w:r>
      <w:r>
        <w:rPr>
          <w:rStyle w:val="eop"/>
          <w:rFonts w:ascii="Calibri" w:eastAsiaTheme="majorEastAsia" w:hAnsi="Calibri" w:cs="Calibri"/>
        </w:rPr>
        <w:t> </w:t>
      </w:r>
    </w:p>
    <w:p w14:paraId="03510499" w14:textId="77777777" w:rsidR="00EC16A6" w:rsidRDefault="00EC16A6" w:rsidP="00EC16A6">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lang w:val="en"/>
        </w:rPr>
        <w:t>                 </w:t>
      </w:r>
      <w:r>
        <w:rPr>
          <w:rStyle w:val="eop"/>
          <w:rFonts w:ascii="Calibri" w:eastAsiaTheme="majorEastAsia" w:hAnsi="Calibri" w:cs="Calibri"/>
        </w:rPr>
        <w:t> </w:t>
      </w:r>
    </w:p>
    <w:p w14:paraId="562A0C4A" w14:textId="77777777" w:rsidR="00EC16A6" w:rsidRDefault="00EC16A6" w:rsidP="00EC16A6">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rPr>
        <w:t>If you have concerns about your rights as a research participant or have complaints about the research study or study team, call the confidential research compliance line at 1-833-652-2506. UW Staff not part of the study team will work with you to address concerns and assist in resolving any complaints.</w:t>
      </w:r>
      <w:r>
        <w:rPr>
          <w:rStyle w:val="eop"/>
          <w:rFonts w:ascii="Calibri" w:eastAsiaTheme="majorEastAsia" w:hAnsi="Calibri" w:cs="Calibri"/>
        </w:rPr>
        <w:t> </w:t>
      </w:r>
    </w:p>
    <w:p w14:paraId="26266142" w14:textId="77777777" w:rsidR="00EC16A6" w:rsidRDefault="00EC16A6" w:rsidP="00EC16A6">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lang w:val="en"/>
        </w:rPr>
        <w:t>                 </w:t>
      </w:r>
      <w:r>
        <w:rPr>
          <w:rStyle w:val="eop"/>
          <w:rFonts w:ascii="Calibri" w:eastAsiaTheme="majorEastAsia" w:hAnsi="Calibri" w:cs="Calibri"/>
        </w:rPr>
        <w:t> </w:t>
      </w:r>
    </w:p>
    <w:p w14:paraId="296DDA73" w14:textId="77777777" w:rsidR="00EC16A6" w:rsidRDefault="00EC16A6" w:rsidP="00EC16A6">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rPr>
        <w:t>If you decide not to participate or to withdraw from the study, you may do so without penalty.</w:t>
      </w:r>
      <w:r>
        <w:rPr>
          <w:rStyle w:val="eop"/>
          <w:rFonts w:ascii="Calibri" w:eastAsiaTheme="majorEastAsia" w:hAnsi="Calibri" w:cs="Calibri"/>
        </w:rPr>
        <w:t> </w:t>
      </w:r>
    </w:p>
    <w:p w14:paraId="76622D77" w14:textId="77777777" w:rsidR="00EC16A6" w:rsidRDefault="00EC16A6" w:rsidP="00EC16A6">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lang w:val="en"/>
        </w:rPr>
        <w:t>                 </w:t>
      </w:r>
      <w:r>
        <w:rPr>
          <w:rStyle w:val="eop"/>
          <w:rFonts w:ascii="Calibri" w:eastAsiaTheme="majorEastAsia" w:hAnsi="Calibri" w:cs="Calibri"/>
        </w:rPr>
        <w:t> </w:t>
      </w:r>
    </w:p>
    <w:p w14:paraId="2F771735" w14:textId="77777777" w:rsidR="00EC16A6" w:rsidRDefault="00EC16A6" w:rsidP="00EC16A6">
      <w:pPr>
        <w:pStyle w:val="paragraph"/>
        <w:spacing w:before="0" w:beforeAutospacing="0" w:after="0" w:afterAutospacing="0"/>
        <w:ind w:right="-180"/>
        <w:textAlignment w:val="baseline"/>
        <w:rPr>
          <w:rFonts w:ascii="Segoe UI" w:hAnsi="Segoe UI" w:cs="Segoe UI"/>
          <w:sz w:val="18"/>
          <w:szCs w:val="18"/>
        </w:rPr>
      </w:pPr>
      <w:r>
        <w:rPr>
          <w:rStyle w:val="normaltextrun"/>
          <w:rFonts w:ascii="Calibri" w:eastAsiaTheme="majorEastAsia" w:hAnsi="Calibri" w:cs="Calibri"/>
          <w:lang w:val="en"/>
        </w:rPr>
        <w:t>If you want a copy of this consent for your records, please print this page from your web browser now.</w:t>
      </w:r>
      <w:r>
        <w:rPr>
          <w:rStyle w:val="eop"/>
          <w:rFonts w:ascii="Calibri" w:eastAsiaTheme="majorEastAsia" w:hAnsi="Calibri" w:cs="Calibri"/>
        </w:rPr>
        <w:t> </w:t>
      </w:r>
    </w:p>
    <w:p w14:paraId="06C2122A" w14:textId="77777777" w:rsidR="00EC16A6" w:rsidRDefault="00EC16A6" w:rsidP="00EC16A6">
      <w:pPr>
        <w:pStyle w:val="paragraph"/>
        <w:spacing w:before="0" w:beforeAutospacing="0" w:after="0" w:afterAutospacing="0"/>
        <w:ind w:right="-180"/>
        <w:textAlignment w:val="baseline"/>
        <w:rPr>
          <w:rFonts w:ascii="Segoe UI" w:hAnsi="Segoe UI" w:cs="Segoe UI"/>
          <w:sz w:val="18"/>
          <w:szCs w:val="18"/>
        </w:rPr>
      </w:pPr>
      <w:r>
        <w:rPr>
          <w:rStyle w:val="normaltextrun"/>
          <w:rFonts w:ascii="Calibri" w:eastAsiaTheme="majorEastAsia" w:hAnsi="Calibri" w:cs="Calibri"/>
          <w:lang w:val="en"/>
        </w:rPr>
        <w:t> </w:t>
      </w:r>
      <w:r>
        <w:rPr>
          <w:rStyle w:val="eop"/>
          <w:rFonts w:ascii="Calibri" w:eastAsiaTheme="majorEastAsia" w:hAnsi="Calibri" w:cs="Calibri"/>
        </w:rPr>
        <w:t> </w:t>
      </w:r>
    </w:p>
    <w:p w14:paraId="5E3F9ACA" w14:textId="77777777" w:rsidR="00EC16A6" w:rsidRDefault="00EC16A6" w:rsidP="00EC16A6">
      <w:pPr>
        <w:pStyle w:val="paragraph"/>
        <w:spacing w:before="0" w:beforeAutospacing="0" w:after="0" w:afterAutospacing="0"/>
        <w:ind w:right="-180"/>
        <w:textAlignment w:val="baseline"/>
        <w:rPr>
          <w:rFonts w:ascii="Segoe UI" w:hAnsi="Segoe UI" w:cs="Segoe UI"/>
          <w:sz w:val="18"/>
          <w:szCs w:val="18"/>
        </w:rPr>
      </w:pPr>
      <w:r>
        <w:rPr>
          <w:rStyle w:val="normaltextrun"/>
          <w:rFonts w:ascii="Calibri" w:eastAsiaTheme="majorEastAsia" w:hAnsi="Calibri" w:cs="Calibri"/>
        </w:rPr>
        <w:t>If you wish to participate, please select the first option, indicating that you have read the information provided on this page and click the Next button below to begin the survey. </w:t>
      </w:r>
      <w:r>
        <w:rPr>
          <w:rStyle w:val="eop"/>
          <w:rFonts w:ascii="Calibri" w:eastAsiaTheme="majorEastAsia" w:hAnsi="Calibri" w:cs="Calibri"/>
        </w:rPr>
        <w:t> </w:t>
      </w:r>
    </w:p>
    <w:p w14:paraId="492226CD" w14:textId="77777777" w:rsidR="00EC16A6" w:rsidRDefault="00EC16A6" w:rsidP="00EC16A6">
      <w:pPr>
        <w:pStyle w:val="paragraph"/>
        <w:spacing w:before="0" w:beforeAutospacing="0" w:after="0" w:afterAutospacing="0"/>
        <w:ind w:right="-180"/>
        <w:textAlignment w:val="baseline"/>
        <w:rPr>
          <w:rFonts w:ascii="Segoe UI" w:hAnsi="Segoe UI" w:cs="Segoe UI"/>
          <w:sz w:val="18"/>
          <w:szCs w:val="18"/>
        </w:rPr>
      </w:pPr>
      <w:r>
        <w:rPr>
          <w:rStyle w:val="normaltextrun"/>
          <w:rFonts w:ascii="Calibri" w:eastAsiaTheme="majorEastAsia" w:hAnsi="Calibri" w:cs="Calibri"/>
          <w:lang w:val="en"/>
        </w:rPr>
        <w:t> </w:t>
      </w:r>
      <w:r>
        <w:rPr>
          <w:rStyle w:val="eop"/>
          <w:rFonts w:ascii="Calibri" w:eastAsiaTheme="majorEastAsia" w:hAnsi="Calibri" w:cs="Calibri"/>
        </w:rPr>
        <w:t> </w:t>
      </w:r>
    </w:p>
    <w:p w14:paraId="3E376422" w14:textId="77777777" w:rsidR="00EC16A6" w:rsidRDefault="00EC16A6" w:rsidP="00EC16A6">
      <w:pPr>
        <w:pStyle w:val="paragraph"/>
        <w:spacing w:before="0" w:beforeAutospacing="0" w:after="0" w:afterAutospacing="0"/>
        <w:ind w:right="-180"/>
        <w:textAlignment w:val="baseline"/>
        <w:rPr>
          <w:rFonts w:ascii="Segoe UI" w:hAnsi="Segoe UI" w:cs="Segoe UI"/>
          <w:sz w:val="18"/>
          <w:szCs w:val="18"/>
        </w:rPr>
      </w:pPr>
      <w:r>
        <w:rPr>
          <w:rStyle w:val="normaltextrun"/>
          <w:rFonts w:ascii="Calibri" w:eastAsiaTheme="majorEastAsia" w:hAnsi="Calibri" w:cs="Calibri"/>
          <w:lang w:val="en"/>
        </w:rPr>
        <w:t>Sincerely,</w:t>
      </w:r>
      <w:r>
        <w:rPr>
          <w:rStyle w:val="eop"/>
          <w:rFonts w:ascii="Calibri" w:eastAsiaTheme="majorEastAsia" w:hAnsi="Calibri" w:cs="Calibri"/>
        </w:rPr>
        <w:t> </w:t>
      </w:r>
    </w:p>
    <w:p w14:paraId="6E094823" w14:textId="77777777" w:rsidR="00EC16A6" w:rsidRDefault="00EC16A6" w:rsidP="00EC16A6">
      <w:pPr>
        <w:pStyle w:val="paragraph"/>
        <w:spacing w:before="0" w:beforeAutospacing="0" w:after="0" w:afterAutospacing="0"/>
        <w:ind w:right="-180"/>
        <w:textAlignment w:val="baseline"/>
        <w:rPr>
          <w:rFonts w:ascii="Segoe UI" w:hAnsi="Segoe UI" w:cs="Segoe UI"/>
          <w:sz w:val="18"/>
          <w:szCs w:val="18"/>
        </w:rPr>
      </w:pPr>
      <w:r>
        <w:rPr>
          <w:rStyle w:val="normaltextrun"/>
          <w:rFonts w:ascii="Calibri" w:eastAsiaTheme="majorEastAsia" w:hAnsi="Calibri" w:cs="Calibri"/>
          <w:lang w:val="en"/>
        </w:rPr>
        <w:t>Dr. Martha Alibali</w:t>
      </w:r>
      <w:r>
        <w:rPr>
          <w:rStyle w:val="eop"/>
          <w:rFonts w:ascii="Calibri" w:eastAsiaTheme="majorEastAsia" w:hAnsi="Calibri" w:cs="Calibri"/>
        </w:rPr>
        <w:t> </w:t>
      </w:r>
    </w:p>
    <w:p w14:paraId="7521541B" w14:textId="77777777" w:rsidR="00EC16A6" w:rsidRDefault="00EC16A6" w:rsidP="00EC16A6">
      <w:pPr>
        <w:pStyle w:val="paragraph"/>
        <w:spacing w:before="0" w:beforeAutospacing="0" w:after="0" w:afterAutospacing="0"/>
        <w:ind w:right="-180"/>
        <w:textAlignment w:val="baseline"/>
        <w:rPr>
          <w:rFonts w:ascii="Segoe UI" w:hAnsi="Segoe UI" w:cs="Segoe UI"/>
          <w:sz w:val="18"/>
          <w:szCs w:val="18"/>
        </w:rPr>
      </w:pPr>
      <w:r>
        <w:rPr>
          <w:rStyle w:val="normaltextrun"/>
          <w:rFonts w:ascii="Calibri" w:eastAsiaTheme="majorEastAsia" w:hAnsi="Calibri" w:cs="Calibri"/>
          <w:lang w:val="en"/>
        </w:rPr>
        <w:t>University of Wisconsin-Madison</w:t>
      </w:r>
      <w:r>
        <w:rPr>
          <w:rStyle w:val="eop"/>
          <w:rFonts w:ascii="Calibri" w:eastAsiaTheme="majorEastAsia" w:hAnsi="Calibri" w:cs="Calibri"/>
        </w:rPr>
        <w:t> </w:t>
      </w:r>
    </w:p>
    <w:p w14:paraId="1AA49782" w14:textId="77777777" w:rsidR="00EC16A6" w:rsidRDefault="00EC16A6" w:rsidP="00EC16A6">
      <w:pPr>
        <w:pStyle w:val="paragraph"/>
        <w:spacing w:before="0" w:beforeAutospacing="0" w:after="0" w:afterAutospacing="0"/>
        <w:ind w:right="-180"/>
        <w:textAlignment w:val="baseline"/>
        <w:rPr>
          <w:rFonts w:ascii="Segoe UI" w:hAnsi="Segoe UI" w:cs="Segoe UI"/>
          <w:sz w:val="18"/>
          <w:szCs w:val="18"/>
        </w:rPr>
      </w:pPr>
      <w:r>
        <w:rPr>
          <w:rStyle w:val="eop"/>
          <w:rFonts w:ascii="Calibri" w:eastAsiaTheme="majorEastAsia" w:hAnsi="Calibri" w:cs="Calibri"/>
        </w:rPr>
        <w:t> </w:t>
      </w:r>
    </w:p>
    <w:p w14:paraId="375507E8" w14:textId="77777777" w:rsidR="00EC16A6" w:rsidRDefault="00EC16A6" w:rsidP="00EC16A6">
      <w:pPr>
        <w:pStyle w:val="paragraph"/>
        <w:spacing w:before="0" w:beforeAutospacing="0" w:after="0" w:afterAutospacing="0"/>
        <w:ind w:right="-180"/>
        <w:textAlignment w:val="baseline"/>
        <w:rPr>
          <w:rFonts w:ascii="Segoe UI" w:hAnsi="Segoe UI" w:cs="Segoe UI"/>
          <w:sz w:val="18"/>
          <w:szCs w:val="18"/>
        </w:rPr>
      </w:pPr>
      <w:r>
        <w:rPr>
          <w:rStyle w:val="normaltextrun"/>
          <w:rFonts w:ascii="Calibri" w:eastAsiaTheme="majorEastAsia" w:hAnsi="Calibri" w:cs="Calibri"/>
          <w:color w:val="FF0000"/>
        </w:rPr>
        <w:t xml:space="preserve">Option 1: </w:t>
      </w:r>
      <w:r>
        <w:rPr>
          <w:rStyle w:val="normaltextrun"/>
          <w:rFonts w:ascii="Calibri" w:eastAsiaTheme="majorEastAsia" w:hAnsi="Calibri" w:cs="Calibri"/>
        </w:rPr>
        <w:t>I have read through the description of the research and agree to the information provided on this page.</w:t>
      </w:r>
      <w:r>
        <w:rPr>
          <w:rStyle w:val="eop"/>
          <w:rFonts w:ascii="Calibri" w:eastAsiaTheme="majorEastAsia" w:hAnsi="Calibri" w:cs="Calibri"/>
        </w:rPr>
        <w:t> </w:t>
      </w:r>
    </w:p>
    <w:p w14:paraId="541D132A" w14:textId="77777777" w:rsidR="00EC16A6" w:rsidRDefault="00EC16A6" w:rsidP="00EC16A6">
      <w:pPr>
        <w:pStyle w:val="paragraph"/>
        <w:spacing w:before="0" w:beforeAutospacing="0" w:after="0" w:afterAutospacing="0"/>
        <w:ind w:right="-180"/>
        <w:textAlignment w:val="baseline"/>
        <w:rPr>
          <w:rFonts w:ascii="Segoe UI" w:hAnsi="Segoe UI" w:cs="Segoe UI"/>
          <w:sz w:val="18"/>
          <w:szCs w:val="18"/>
        </w:rPr>
      </w:pPr>
      <w:r>
        <w:rPr>
          <w:rStyle w:val="normaltextrun"/>
          <w:rFonts w:ascii="Calibri" w:eastAsiaTheme="majorEastAsia" w:hAnsi="Calibri" w:cs="Calibri"/>
          <w:color w:val="FF0000"/>
          <w:lang w:val="en"/>
        </w:rPr>
        <w:t xml:space="preserve">Option 2: </w:t>
      </w:r>
      <w:r>
        <w:rPr>
          <w:rStyle w:val="normaltextrun"/>
          <w:rFonts w:ascii="Calibri" w:eastAsiaTheme="majorEastAsia" w:hAnsi="Calibri" w:cs="Calibri"/>
          <w:lang w:val="en"/>
        </w:rPr>
        <w:t>I do not agree and no longer wish to complete this survey.</w:t>
      </w:r>
      <w:r>
        <w:rPr>
          <w:rStyle w:val="eop"/>
          <w:rFonts w:ascii="Calibri" w:eastAsiaTheme="majorEastAsia" w:hAnsi="Calibri" w:cs="Calibri"/>
        </w:rPr>
        <w:t> </w:t>
      </w:r>
    </w:p>
    <w:p w14:paraId="7A7521D3" w14:textId="77777777" w:rsidR="00EC16A6" w:rsidRDefault="00EC16A6" w:rsidP="00EC16A6">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lang w:val="en"/>
        </w:rPr>
        <w:t>                 </w:t>
      </w:r>
      <w:r>
        <w:rPr>
          <w:rStyle w:val="eop"/>
          <w:rFonts w:ascii="Calibri" w:eastAsiaTheme="majorEastAsia" w:hAnsi="Calibri" w:cs="Calibri"/>
        </w:rPr>
        <w:t> </w:t>
      </w:r>
    </w:p>
    <w:p w14:paraId="7EA34F4E" w14:textId="77777777" w:rsidR="00EC16A6" w:rsidRDefault="00EC16A6"/>
    <w:sectPr w:rsidR="00EC16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ck Robert Tarantino">
    <w15:presenceInfo w15:providerId="AD" w15:userId="S::nrtarantino@wisc.edu::3fb99638-8d59-4d18-8a78-7187f3a5136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6A6"/>
    <w:rsid w:val="008006F9"/>
    <w:rsid w:val="00EC16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0F7B46"/>
  <w15:chartTrackingRefBased/>
  <w15:docId w15:val="{8D8C4A6C-7D5B-3047-8C04-490EE7BA6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16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16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16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16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16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16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16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16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16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16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16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16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16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16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16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16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16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16A6"/>
    <w:rPr>
      <w:rFonts w:eastAsiaTheme="majorEastAsia" w:cstheme="majorBidi"/>
      <w:color w:val="272727" w:themeColor="text1" w:themeTint="D8"/>
    </w:rPr>
  </w:style>
  <w:style w:type="paragraph" w:styleId="Title">
    <w:name w:val="Title"/>
    <w:basedOn w:val="Normal"/>
    <w:next w:val="Normal"/>
    <w:link w:val="TitleChar"/>
    <w:uiPriority w:val="10"/>
    <w:qFormat/>
    <w:rsid w:val="00EC16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16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16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16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16A6"/>
    <w:pPr>
      <w:spacing w:before="160"/>
      <w:jc w:val="center"/>
    </w:pPr>
    <w:rPr>
      <w:i/>
      <w:iCs/>
      <w:color w:val="404040" w:themeColor="text1" w:themeTint="BF"/>
    </w:rPr>
  </w:style>
  <w:style w:type="character" w:customStyle="1" w:styleId="QuoteChar">
    <w:name w:val="Quote Char"/>
    <w:basedOn w:val="DefaultParagraphFont"/>
    <w:link w:val="Quote"/>
    <w:uiPriority w:val="29"/>
    <w:rsid w:val="00EC16A6"/>
    <w:rPr>
      <w:i/>
      <w:iCs/>
      <w:color w:val="404040" w:themeColor="text1" w:themeTint="BF"/>
    </w:rPr>
  </w:style>
  <w:style w:type="paragraph" w:styleId="ListParagraph">
    <w:name w:val="List Paragraph"/>
    <w:basedOn w:val="Normal"/>
    <w:uiPriority w:val="34"/>
    <w:qFormat/>
    <w:rsid w:val="00EC16A6"/>
    <w:pPr>
      <w:ind w:left="720"/>
      <w:contextualSpacing/>
    </w:pPr>
  </w:style>
  <w:style w:type="character" w:styleId="IntenseEmphasis">
    <w:name w:val="Intense Emphasis"/>
    <w:basedOn w:val="DefaultParagraphFont"/>
    <w:uiPriority w:val="21"/>
    <w:qFormat/>
    <w:rsid w:val="00EC16A6"/>
    <w:rPr>
      <w:i/>
      <w:iCs/>
      <w:color w:val="0F4761" w:themeColor="accent1" w:themeShade="BF"/>
    </w:rPr>
  </w:style>
  <w:style w:type="paragraph" w:styleId="IntenseQuote">
    <w:name w:val="Intense Quote"/>
    <w:basedOn w:val="Normal"/>
    <w:next w:val="Normal"/>
    <w:link w:val="IntenseQuoteChar"/>
    <w:uiPriority w:val="30"/>
    <w:qFormat/>
    <w:rsid w:val="00EC16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16A6"/>
    <w:rPr>
      <w:i/>
      <w:iCs/>
      <w:color w:val="0F4761" w:themeColor="accent1" w:themeShade="BF"/>
    </w:rPr>
  </w:style>
  <w:style w:type="character" w:styleId="IntenseReference">
    <w:name w:val="Intense Reference"/>
    <w:basedOn w:val="DefaultParagraphFont"/>
    <w:uiPriority w:val="32"/>
    <w:qFormat/>
    <w:rsid w:val="00EC16A6"/>
    <w:rPr>
      <w:b/>
      <w:bCs/>
      <w:smallCaps/>
      <w:color w:val="0F4761" w:themeColor="accent1" w:themeShade="BF"/>
      <w:spacing w:val="5"/>
    </w:rPr>
  </w:style>
  <w:style w:type="paragraph" w:customStyle="1" w:styleId="paragraph">
    <w:name w:val="paragraph"/>
    <w:basedOn w:val="Normal"/>
    <w:rsid w:val="00EC16A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EC16A6"/>
  </w:style>
  <w:style w:type="character" w:customStyle="1" w:styleId="eop">
    <w:name w:val="eop"/>
    <w:basedOn w:val="DefaultParagraphFont"/>
    <w:rsid w:val="00EC16A6"/>
  </w:style>
  <w:style w:type="paragraph" w:styleId="Revision">
    <w:name w:val="Revision"/>
    <w:hidden/>
    <w:uiPriority w:val="99"/>
    <w:semiHidden/>
    <w:rsid w:val="00EC16A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hyperlink" Target="http://www.qualtrics.com/acceptable-use-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700</Words>
  <Characters>3609</Characters>
  <Application>Microsoft Office Word</Application>
  <DocSecurity>0</DocSecurity>
  <Lines>97</Lines>
  <Paragraphs>52</Paragraphs>
  <ScaleCrop>false</ScaleCrop>
  <Company/>
  <LinksUpToDate>false</LinksUpToDate>
  <CharactersWithSpaces>4257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Robert Tarantino</dc:creator>
  <cp:keywords/>
  <dc:description/>
  <cp:lastModifiedBy>Nick Robert Tarantino</cp:lastModifiedBy>
  <cp:revision>1</cp:revision>
  <dcterms:created xsi:type="dcterms:W3CDTF">2026-01-23T04:37:00Z</dcterms:created>
  <dcterms:modified xsi:type="dcterms:W3CDTF">2026-01-23T04:42:00Z</dcterms:modified>
</cp:coreProperties>
</file>